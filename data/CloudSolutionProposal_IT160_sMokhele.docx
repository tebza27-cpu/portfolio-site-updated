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D199" w14:textId="77777777" w:rsidR="00980ACC" w:rsidRDefault="00980ACC">
      <w:pPr>
        <w:rPr>
          <w:noProof/>
        </w:rPr>
      </w:pPr>
      <w:r>
        <w:rPr>
          <w:noProof/>
        </w:rPr>
        <w:drawing>
          <wp:inline distT="0" distB="0" distL="0" distR="0" wp14:anchorId="488EFF28" wp14:editId="772E1C9C">
            <wp:extent cx="7849791" cy="2770909"/>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5127" cy="2779852"/>
                    </a:xfrm>
                    <a:prstGeom prst="rect">
                      <a:avLst/>
                    </a:prstGeom>
                  </pic:spPr>
                </pic:pic>
              </a:graphicData>
            </a:graphic>
          </wp:inline>
        </w:drawing>
      </w:r>
    </w:p>
    <w:p w14:paraId="30DF8807" w14:textId="77777777" w:rsidR="00980ACC" w:rsidRPr="00980ACC" w:rsidRDefault="00980ACC" w:rsidP="00980ACC"/>
    <w:p w14:paraId="5CB78879" w14:textId="77777777" w:rsidR="00980ACC" w:rsidRPr="00980ACC" w:rsidRDefault="00980ACC" w:rsidP="00980ACC"/>
    <w:p w14:paraId="53C5A88C" w14:textId="77777777" w:rsidR="00980ACC" w:rsidRPr="00980ACC" w:rsidRDefault="00980ACC" w:rsidP="00980ACC"/>
    <w:p w14:paraId="0639BB2E" w14:textId="77777777" w:rsidR="00980ACC" w:rsidRPr="00980ACC" w:rsidRDefault="00980ACC" w:rsidP="00980ACC"/>
    <w:p w14:paraId="557A3BAF" w14:textId="77777777" w:rsidR="00980ACC" w:rsidRPr="00980ACC" w:rsidRDefault="00980ACC" w:rsidP="00980ACC">
      <w:pPr>
        <w:rPr>
          <w:noProof/>
          <w:sz w:val="56"/>
          <w:szCs w:val="56"/>
        </w:rPr>
      </w:pPr>
    </w:p>
    <w:p w14:paraId="27E988AD" w14:textId="4955A266" w:rsidR="00980ACC" w:rsidRPr="00BD1F32" w:rsidRDefault="00980ACC" w:rsidP="00980ACC">
      <w:pPr>
        <w:jc w:val="center"/>
        <w:rPr>
          <w:rFonts w:ascii="Avenir Medium" w:hAnsi="Avenir Medium"/>
          <w:noProof/>
          <w:color w:val="3B3838" w:themeColor="background2" w:themeShade="40"/>
          <w:sz w:val="56"/>
          <w:szCs w:val="56"/>
        </w:rPr>
      </w:pPr>
      <w:r w:rsidRPr="00BD1F32">
        <w:rPr>
          <w:rFonts w:ascii="Avenir Medium" w:hAnsi="Avenir Medium"/>
          <w:noProof/>
          <w:color w:val="3B3838" w:themeColor="background2" w:themeShade="40"/>
          <w:sz w:val="56"/>
          <w:szCs w:val="56"/>
        </w:rPr>
        <w:t>Cloud Solution</w:t>
      </w:r>
    </w:p>
    <w:p w14:paraId="7543F52C" w14:textId="77777777" w:rsidR="00980ACC" w:rsidRPr="00BD1F32" w:rsidRDefault="00980ACC" w:rsidP="00980ACC">
      <w:pPr>
        <w:jc w:val="center"/>
        <w:rPr>
          <w:rFonts w:ascii="Avenir Book" w:hAnsi="Avenir Book"/>
          <w:noProof/>
          <w:color w:val="3B3838" w:themeColor="background2" w:themeShade="40"/>
          <w:sz w:val="44"/>
          <w:szCs w:val="44"/>
        </w:rPr>
      </w:pPr>
    </w:p>
    <w:p w14:paraId="68CCAD53" w14:textId="77777777" w:rsidR="00980ACC" w:rsidRPr="00BD1F32" w:rsidRDefault="00980ACC" w:rsidP="00980ACC">
      <w:pPr>
        <w:tabs>
          <w:tab w:val="center" w:pos="6120"/>
        </w:tabs>
        <w:rPr>
          <w:rFonts w:ascii="Avenir Book" w:hAnsi="Avenir Book"/>
          <w:color w:val="3B3838" w:themeColor="background2" w:themeShade="40"/>
        </w:rPr>
      </w:pPr>
      <w:r w:rsidRPr="00BD1F32">
        <w:rPr>
          <w:rFonts w:ascii="Avenir Book" w:hAnsi="Avenir Book"/>
          <w:color w:val="3B3838" w:themeColor="background2" w:themeShade="40"/>
        </w:rPr>
        <w:tab/>
      </w:r>
    </w:p>
    <w:p w14:paraId="45D2A5D9" w14:textId="2DA33248" w:rsidR="00980ACC" w:rsidRPr="00BD1F32" w:rsidRDefault="00980ACC" w:rsidP="00980ACC">
      <w:pPr>
        <w:tabs>
          <w:tab w:val="center" w:pos="6120"/>
        </w:tabs>
        <w:jc w:val="center"/>
        <w:rPr>
          <w:rFonts w:ascii="Avenir Book" w:hAnsi="Avenir Book"/>
          <w:color w:val="3B3838" w:themeColor="background2" w:themeShade="40"/>
          <w:sz w:val="36"/>
          <w:szCs w:val="36"/>
        </w:rPr>
      </w:pPr>
      <w:r w:rsidRPr="00BD1F32">
        <w:rPr>
          <w:rFonts w:ascii="Avenir Book" w:hAnsi="Avenir Book"/>
          <w:color w:val="3B3838" w:themeColor="background2" w:themeShade="40"/>
          <w:sz w:val="36"/>
          <w:szCs w:val="36"/>
        </w:rPr>
        <w:t>for</w:t>
      </w:r>
    </w:p>
    <w:p w14:paraId="71212CE1" w14:textId="4EDCCEE8" w:rsidR="00980ACC" w:rsidRPr="00BD1F32" w:rsidRDefault="00980ACC" w:rsidP="00980ACC">
      <w:pPr>
        <w:tabs>
          <w:tab w:val="center" w:pos="6120"/>
        </w:tabs>
        <w:rPr>
          <w:rFonts w:ascii="Avenir Book" w:hAnsi="Avenir Book"/>
          <w:color w:val="3B3838" w:themeColor="background2" w:themeShade="40"/>
          <w:sz w:val="36"/>
          <w:szCs w:val="36"/>
        </w:rPr>
      </w:pPr>
    </w:p>
    <w:p w14:paraId="07FA6FE4" w14:textId="77777777" w:rsidR="00980ACC" w:rsidRPr="00BD1F32" w:rsidRDefault="00980ACC" w:rsidP="00980ACC">
      <w:pPr>
        <w:tabs>
          <w:tab w:val="center" w:pos="6120"/>
        </w:tabs>
        <w:rPr>
          <w:rFonts w:ascii="Avenir Book" w:hAnsi="Avenir Book"/>
          <w:color w:val="3B3838" w:themeColor="background2" w:themeShade="40"/>
          <w:sz w:val="36"/>
          <w:szCs w:val="36"/>
        </w:rPr>
      </w:pPr>
    </w:p>
    <w:p w14:paraId="2F0C34C3" w14:textId="5BD80DEC" w:rsidR="00980ACC" w:rsidRPr="00BD1F32" w:rsidRDefault="005C3D27" w:rsidP="00980ACC">
      <w:pPr>
        <w:tabs>
          <w:tab w:val="center" w:pos="6120"/>
        </w:tabs>
        <w:jc w:val="center"/>
        <w:rPr>
          <w:rFonts w:ascii="Avenir Next Demi Bold" w:hAnsi="Avenir Next Demi Bold"/>
          <w:b/>
          <w:bCs/>
          <w:color w:val="3B3838" w:themeColor="background2" w:themeShade="40"/>
          <w:sz w:val="44"/>
          <w:szCs w:val="44"/>
        </w:rPr>
      </w:pPr>
      <w:r>
        <w:rPr>
          <w:rFonts w:ascii="Avenir Next Demi Bold" w:hAnsi="Avenir Next Demi Bold"/>
          <w:b/>
          <w:bCs/>
          <w:color w:val="3B3838" w:themeColor="background2" w:themeShade="40"/>
          <w:sz w:val="44"/>
          <w:szCs w:val="44"/>
        </w:rPr>
        <w:t>Keyloop</w:t>
      </w:r>
    </w:p>
    <w:p w14:paraId="73DB47FF" w14:textId="77777777" w:rsidR="00980ACC" w:rsidRPr="00BD1F32" w:rsidRDefault="00980ACC" w:rsidP="00980ACC">
      <w:pPr>
        <w:tabs>
          <w:tab w:val="center" w:pos="6120"/>
        </w:tabs>
        <w:jc w:val="center"/>
        <w:rPr>
          <w:rFonts w:ascii="Avenir Book" w:hAnsi="Avenir Book"/>
          <w:color w:val="3B3838" w:themeColor="background2" w:themeShade="40"/>
          <w:sz w:val="44"/>
          <w:szCs w:val="44"/>
        </w:rPr>
      </w:pPr>
    </w:p>
    <w:p w14:paraId="695629E1" w14:textId="77777777" w:rsidR="00980ACC" w:rsidRPr="00BD1F32" w:rsidRDefault="00980ACC" w:rsidP="00980ACC">
      <w:pPr>
        <w:tabs>
          <w:tab w:val="center" w:pos="6120"/>
        </w:tabs>
        <w:jc w:val="center"/>
        <w:rPr>
          <w:rFonts w:ascii="Avenir Book" w:hAnsi="Avenir Book"/>
          <w:color w:val="3B3838" w:themeColor="background2" w:themeShade="40"/>
          <w:sz w:val="44"/>
          <w:szCs w:val="44"/>
        </w:rPr>
      </w:pPr>
    </w:p>
    <w:p w14:paraId="51CE8044" w14:textId="77777777" w:rsidR="00980ACC" w:rsidRPr="00BD1F32" w:rsidRDefault="00980ACC" w:rsidP="00980ACC">
      <w:pPr>
        <w:tabs>
          <w:tab w:val="center" w:pos="6120"/>
        </w:tabs>
        <w:jc w:val="center"/>
        <w:rPr>
          <w:rFonts w:ascii="Avenir Book" w:hAnsi="Avenir Book"/>
          <w:color w:val="3B3838" w:themeColor="background2" w:themeShade="40"/>
          <w:sz w:val="44"/>
          <w:szCs w:val="44"/>
        </w:rPr>
      </w:pPr>
    </w:p>
    <w:p w14:paraId="5D6C2AB7" w14:textId="77777777" w:rsidR="00980ACC" w:rsidRPr="00BD1F32" w:rsidRDefault="00980ACC" w:rsidP="00980ACC">
      <w:pPr>
        <w:tabs>
          <w:tab w:val="center" w:pos="6120"/>
        </w:tabs>
        <w:rPr>
          <w:rFonts w:ascii="Avenir Book" w:hAnsi="Avenir Book"/>
          <w:color w:val="3B3838" w:themeColor="background2" w:themeShade="40"/>
          <w:sz w:val="44"/>
          <w:szCs w:val="44"/>
        </w:rPr>
      </w:pPr>
    </w:p>
    <w:p w14:paraId="5559EECA" w14:textId="77777777" w:rsidR="00980ACC" w:rsidRPr="00BD1F32" w:rsidRDefault="00980ACC" w:rsidP="00980ACC">
      <w:pPr>
        <w:tabs>
          <w:tab w:val="center" w:pos="6120"/>
        </w:tabs>
        <w:rPr>
          <w:rFonts w:ascii="Avenir Book" w:hAnsi="Avenir Book"/>
          <w:color w:val="3B3838" w:themeColor="background2" w:themeShade="40"/>
          <w:sz w:val="44"/>
          <w:szCs w:val="44"/>
        </w:rPr>
      </w:pPr>
    </w:p>
    <w:p w14:paraId="59DF668F" w14:textId="77777777" w:rsidR="00980ACC" w:rsidRPr="00BD1F32" w:rsidRDefault="00980ACC" w:rsidP="00980ACC">
      <w:pPr>
        <w:tabs>
          <w:tab w:val="center" w:pos="6120"/>
        </w:tabs>
        <w:jc w:val="center"/>
        <w:rPr>
          <w:rFonts w:ascii="Avenir Book" w:hAnsi="Avenir Book"/>
          <w:color w:val="3B3838" w:themeColor="background2" w:themeShade="40"/>
          <w:sz w:val="44"/>
          <w:szCs w:val="44"/>
        </w:rPr>
      </w:pPr>
    </w:p>
    <w:p w14:paraId="4F4AB1EC" w14:textId="79077800" w:rsidR="00980ACC" w:rsidRPr="00BD1F32" w:rsidRDefault="00980ACC" w:rsidP="00980ACC">
      <w:pPr>
        <w:tabs>
          <w:tab w:val="center" w:pos="6120"/>
        </w:tabs>
        <w:jc w:val="center"/>
        <w:rPr>
          <w:rFonts w:ascii="Avenir Book" w:hAnsi="Avenir Book"/>
          <w:color w:val="3B3838" w:themeColor="background2" w:themeShade="40"/>
        </w:rPr>
        <w:sectPr w:rsidR="00980ACC" w:rsidRPr="00BD1F32" w:rsidSect="00980ACC">
          <w:headerReference w:type="default" r:id="rId9"/>
          <w:footerReference w:type="even" r:id="rId10"/>
          <w:footerReference w:type="default" r:id="rId11"/>
          <w:footerReference w:type="first" r:id="rId12"/>
          <w:pgSz w:w="12240" w:h="15840"/>
          <w:pgMar w:top="0" w:right="0" w:bottom="0" w:left="0" w:header="0" w:footer="720" w:gutter="0"/>
          <w:cols w:space="720"/>
          <w:titlePg/>
          <w:docGrid w:linePitch="360"/>
        </w:sectPr>
      </w:pPr>
      <w:r w:rsidRPr="00BD1F32">
        <w:rPr>
          <w:rFonts w:ascii="Avenir Book" w:hAnsi="Avenir Book"/>
          <w:color w:val="3B3838" w:themeColor="background2" w:themeShade="40"/>
        </w:rPr>
        <w:t xml:space="preserve">By </w:t>
      </w:r>
      <w:r w:rsidR="005C3D27">
        <w:rPr>
          <w:rFonts w:ascii="Avenir Book" w:hAnsi="Avenir Book"/>
          <w:color w:val="3B3838" w:themeColor="background2" w:themeShade="40"/>
        </w:rPr>
        <w:t>Sifiso Mokhele</w:t>
      </w:r>
    </w:p>
    <w:p w14:paraId="55EF9E3A" w14:textId="003A7DE4" w:rsidR="00980ACC" w:rsidRDefault="00980ACC"/>
    <w:p w14:paraId="029C7F42" w14:textId="6D4C97B9" w:rsidR="00980ACC" w:rsidRDefault="00980ACC" w:rsidP="00980ACC">
      <w:pPr>
        <w:ind w:right="900"/>
      </w:pPr>
    </w:p>
    <w:p w14:paraId="26C6EA24" w14:textId="45CF73A0" w:rsidR="00980ACC" w:rsidRDefault="00980ACC" w:rsidP="00980ACC">
      <w:pPr>
        <w:ind w:left="990" w:right="900"/>
      </w:pPr>
    </w:p>
    <w:p w14:paraId="06A7038F" w14:textId="68B1F886" w:rsidR="00980ACC" w:rsidRPr="00BD1F32" w:rsidRDefault="00980ACC" w:rsidP="00980ACC">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t>Table of Contents</w:t>
      </w:r>
    </w:p>
    <w:p w14:paraId="1C321A30" w14:textId="63E0184C" w:rsidR="00980ACC" w:rsidRPr="00BD1F32" w:rsidRDefault="00980ACC" w:rsidP="00980ACC">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59264" behindDoc="0" locked="0" layoutInCell="1" allowOverlap="1" wp14:anchorId="78C9BB5C" wp14:editId="53D569B8">
                <wp:simplePos x="0" y="0"/>
                <wp:positionH relativeFrom="column">
                  <wp:posOffset>637309</wp:posOffset>
                </wp:positionH>
                <wp:positionV relativeFrom="paragraph">
                  <wp:posOffset>79260</wp:posOffset>
                </wp:positionV>
                <wp:extent cx="2327564" cy="0"/>
                <wp:effectExtent l="0" t="12700" r="22225" b="12700"/>
                <wp:wrapNone/>
                <wp:docPr id="19" name="Straight Connector 19"/>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D618AFB" id="Straight Connector 1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2292EBB8" w14:textId="2708D969" w:rsidR="00980ACC" w:rsidRPr="006535DD"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6535DD">
        <w:rPr>
          <w:rFonts w:ascii="Avenir Next Medium" w:hAnsi="Avenir Next Medium" w:cs="Open Sans"/>
          <w:color w:val="3B3838" w:themeColor="background2" w:themeShade="40"/>
        </w:rPr>
        <w:t xml:space="preserve">Page </w:t>
      </w:r>
      <w:r w:rsidR="006535DD" w:rsidRPr="006535DD">
        <w:rPr>
          <w:rFonts w:ascii="Avenir Next Medium" w:hAnsi="Avenir Next Medium" w:cs="Open Sans"/>
          <w:color w:val="3B3838" w:themeColor="background2" w:themeShade="40"/>
        </w:rPr>
        <w:t>1</w:t>
      </w:r>
      <w:r w:rsidRPr="006535DD">
        <w:rPr>
          <w:rFonts w:ascii="Avenir Next Medium" w:hAnsi="Avenir Next Medium" w:cs="Open Sans"/>
          <w:color w:val="3B3838" w:themeColor="background2" w:themeShade="40"/>
        </w:rPr>
        <w:tab/>
        <w:t>Milestone #1 - Cloud Principles and Design</w:t>
      </w:r>
    </w:p>
    <w:p w14:paraId="61AD0FD1" w14:textId="13223FF7" w:rsidR="00980ACC" w:rsidRPr="00BD1F32" w:rsidRDefault="006535DD" w:rsidP="00980ACC">
      <w:pPr>
        <w:pStyle w:val="NormalWeb"/>
        <w:shd w:val="clear" w:color="auto" w:fill="FFFFFF"/>
        <w:spacing w:before="0" w:beforeAutospacing="0" w:after="0" w:afterAutospacing="0" w:line="276" w:lineRule="auto"/>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mc:AlternateContent>
          <mc:Choice Requires="wps">
            <w:drawing>
              <wp:anchor distT="0" distB="0" distL="114300" distR="114300" simplePos="0" relativeHeight="251669504" behindDoc="0" locked="0" layoutInCell="1" allowOverlap="1" wp14:anchorId="17A0C92E" wp14:editId="69D2DDBF">
                <wp:simplePos x="0" y="0"/>
                <wp:positionH relativeFrom="column">
                  <wp:posOffset>1950720</wp:posOffset>
                </wp:positionH>
                <wp:positionV relativeFrom="paragraph">
                  <wp:posOffset>60597</wp:posOffset>
                </wp:positionV>
                <wp:extent cx="0" cy="827314"/>
                <wp:effectExtent l="0" t="0" r="12700" b="11430"/>
                <wp:wrapNone/>
                <wp:docPr id="1" name="Straight Connector 1"/>
                <wp:cNvGraphicFramePr/>
                <a:graphic xmlns:a="http://schemas.openxmlformats.org/drawingml/2006/main">
                  <a:graphicData uri="http://schemas.microsoft.com/office/word/2010/wordprocessingShape">
                    <wps:wsp>
                      <wps:cNvCnPr/>
                      <wps:spPr>
                        <a:xfrm>
                          <a:off x="0" y="0"/>
                          <a:ext cx="0" cy="8273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523E20"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3.6pt,4.75pt" to="153.6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" strokecolor="#4472c4 [3204]" strokeweight="1pt">
                <v:stroke joinstyle="miter"/>
              </v:line>
            </w:pict>
          </mc:Fallback>
        </mc:AlternateContent>
      </w:r>
      <w:r w:rsidR="00980ACC" w:rsidRPr="00BD1F32">
        <w:rPr>
          <w:rFonts w:ascii="Avenir Next" w:hAnsi="Avenir Next" w:cs="Open Sans"/>
          <w:color w:val="3B3838" w:themeColor="background2" w:themeShade="40"/>
        </w:rPr>
        <w:t xml:space="preserve">                                                      </w:t>
      </w:r>
      <w:r w:rsidR="006C2268">
        <w:rPr>
          <w:rFonts w:ascii="Avenir Next" w:hAnsi="Avenir Next" w:cs="Open Sans"/>
          <w:color w:val="3B3838" w:themeColor="background2" w:themeShade="40"/>
        </w:rPr>
        <w:t xml:space="preserve">      </w:t>
      </w:r>
      <w:r w:rsidR="00980ACC" w:rsidRPr="00BD1F32">
        <w:rPr>
          <w:rFonts w:ascii="Avenir Next" w:hAnsi="Avenir Next" w:cs="Open Sans"/>
          <w:color w:val="3B3838" w:themeColor="background2" w:themeShade="40"/>
        </w:rPr>
        <w:t>Business Description and Research</w:t>
      </w:r>
    </w:p>
    <w:p w14:paraId="4B4716F7" w14:textId="4E307A7E" w:rsidR="00980ACC" w:rsidRDefault="00980ACC" w:rsidP="00980ACC">
      <w:pPr>
        <w:pStyle w:val="NormalWeb"/>
        <w:shd w:val="clear" w:color="auto" w:fill="FFFFFF"/>
        <w:spacing w:before="0" w:beforeAutospacing="0" w:after="0" w:afterAutospacing="0" w:line="276" w:lineRule="auto"/>
        <w:ind w:left="3240"/>
        <w:textAlignment w:val="baseline"/>
        <w:rPr>
          <w:rFonts w:ascii="Avenir Next" w:hAnsi="Avenir Next" w:cs="Open Sans"/>
          <w:color w:val="3B3838" w:themeColor="background2" w:themeShade="40"/>
        </w:rPr>
      </w:pPr>
      <w:r w:rsidRPr="00BD1F32">
        <w:rPr>
          <w:rFonts w:ascii="Avenir Next" w:hAnsi="Avenir Next" w:cs="Open Sans"/>
          <w:color w:val="3B3838" w:themeColor="background2" w:themeShade="40"/>
        </w:rPr>
        <w:t>Deployment Model</w:t>
      </w:r>
    </w:p>
    <w:p w14:paraId="34D806CC" w14:textId="463D7F17" w:rsidR="006535DD" w:rsidRPr="00BD1F32" w:rsidRDefault="006535DD" w:rsidP="00980ACC">
      <w:pPr>
        <w:pStyle w:val="NormalWeb"/>
        <w:shd w:val="clear" w:color="auto" w:fill="FFFFFF"/>
        <w:spacing w:before="0" w:beforeAutospacing="0" w:after="0" w:afterAutospacing="0" w:line="276" w:lineRule="auto"/>
        <w:ind w:left="324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Service Model</w:t>
      </w:r>
    </w:p>
    <w:p w14:paraId="06903C51" w14:textId="1DF1F454" w:rsidR="00980ACC" w:rsidRPr="00BD1F32" w:rsidRDefault="00980ACC" w:rsidP="00980ACC">
      <w:pPr>
        <w:pStyle w:val="NormalWeb"/>
        <w:shd w:val="clear" w:color="auto" w:fill="FFFFFF"/>
        <w:spacing w:before="0" w:beforeAutospacing="0" w:after="0" w:afterAutospacing="0" w:line="276" w:lineRule="auto"/>
        <w:ind w:firstLine="3240"/>
        <w:textAlignment w:val="baseline"/>
        <w:rPr>
          <w:rFonts w:ascii="Avenir Next" w:hAnsi="Avenir Next" w:cs="Open Sans"/>
          <w:color w:val="3B3838" w:themeColor="background2" w:themeShade="40"/>
        </w:rPr>
      </w:pPr>
      <w:r w:rsidRPr="00BD1F32">
        <w:rPr>
          <w:rFonts w:ascii="Avenir Next" w:hAnsi="Avenir Next" w:cs="Open Sans"/>
          <w:color w:val="3B3838" w:themeColor="background2" w:themeShade="40"/>
        </w:rPr>
        <w:t>Infrastructure Diagram</w:t>
      </w:r>
    </w:p>
    <w:p w14:paraId="7969A53E" w14:textId="18EA8C8D" w:rsidR="00980ACC" w:rsidRPr="006535DD"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6535DD">
        <w:rPr>
          <w:rFonts w:ascii="Avenir Next Medium" w:hAnsi="Avenir Next Medium" w:cs="Open Sans"/>
          <w:color w:val="3B3838" w:themeColor="background2" w:themeShade="40"/>
        </w:rPr>
        <w:t xml:space="preserve">Page </w:t>
      </w:r>
      <w:r w:rsidR="006535DD" w:rsidRPr="006535DD">
        <w:rPr>
          <w:rFonts w:ascii="Avenir Next Medium" w:hAnsi="Avenir Next Medium" w:cs="Open Sans"/>
          <w:color w:val="3B3838" w:themeColor="background2" w:themeShade="40"/>
        </w:rPr>
        <w:t>4</w:t>
      </w:r>
      <w:r w:rsidRPr="006535DD">
        <w:rPr>
          <w:rFonts w:ascii="Avenir Next Medium" w:hAnsi="Avenir Next Medium" w:cs="Open Sans"/>
          <w:color w:val="3B3838" w:themeColor="background2" w:themeShade="40"/>
        </w:rPr>
        <w:tab/>
        <w:t>Milestone #2 - Cloud Networking</w:t>
      </w:r>
      <w:r w:rsidR="006535DD" w:rsidRPr="006535DD">
        <w:rPr>
          <w:rFonts w:ascii="Avenir Next Medium" w:hAnsi="Avenir Next Medium" w:cs="Open Sans"/>
          <w:color w:val="3B3838" w:themeColor="background2" w:themeShade="40"/>
        </w:rPr>
        <w:t xml:space="preserve"> &amp; Storage</w:t>
      </w:r>
    </w:p>
    <w:p w14:paraId="647046F1" w14:textId="1B0A8512"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mc:AlternateContent>
          <mc:Choice Requires="wps">
            <w:drawing>
              <wp:anchor distT="0" distB="0" distL="114300" distR="114300" simplePos="0" relativeHeight="251693056" behindDoc="0" locked="0" layoutInCell="1" allowOverlap="1" wp14:anchorId="6F20A08E" wp14:editId="733CE61F">
                <wp:simplePos x="0" y="0"/>
                <wp:positionH relativeFrom="column">
                  <wp:posOffset>1946031</wp:posOffset>
                </wp:positionH>
                <wp:positionV relativeFrom="paragraph">
                  <wp:posOffset>72439</wp:posOffset>
                </wp:positionV>
                <wp:extent cx="0" cy="1723292"/>
                <wp:effectExtent l="0" t="0" r="12700" b="17145"/>
                <wp:wrapNone/>
                <wp:docPr id="95" name="Straight Connector 95"/>
                <wp:cNvGraphicFramePr/>
                <a:graphic xmlns:a="http://schemas.openxmlformats.org/drawingml/2006/main">
                  <a:graphicData uri="http://schemas.microsoft.com/office/word/2010/wordprocessingShape">
                    <wps:wsp>
                      <wps:cNvCnPr/>
                      <wps:spPr>
                        <a:xfrm>
                          <a:off x="0" y="0"/>
                          <a:ext cx="0" cy="172329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75A9BE" id="Straight Connector 9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53.25pt,5.7pt" to="153.25pt,1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" strokecolor="#4472c4 [3204]" strokeweight="1pt">
                <v:stroke joinstyle="miter"/>
              </v:line>
            </w:pict>
          </mc:Fallback>
        </mc:AlternateContent>
      </w: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Additional Business Research</w:t>
      </w:r>
    </w:p>
    <w:p w14:paraId="5ADCE957" w14:textId="7C910B71"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Procedures when ISP goes down</w:t>
      </w:r>
    </w:p>
    <w:p w14:paraId="0F51A2BF" w14:textId="01602F69"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Virtual Private Network</w:t>
      </w:r>
    </w:p>
    <w:p w14:paraId="415F00BA" w14:textId="29E2FD35"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Kinds of Files Stored</w:t>
      </w:r>
    </w:p>
    <w:p w14:paraId="7FFA74DE" w14:textId="744984CF"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How will Business Connect?</w:t>
      </w:r>
    </w:p>
    <w:p w14:paraId="23B43E31" w14:textId="5C13EBCA"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Domain Name System</w:t>
      </w:r>
    </w:p>
    <w:p w14:paraId="0349930E" w14:textId="24F62FA2" w:rsidR="006535DD"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Storage Providers</w:t>
      </w:r>
    </w:p>
    <w:p w14:paraId="312F7B84" w14:textId="6EDABB9E" w:rsidR="006535DD" w:rsidRPr="00BD1F32" w:rsidRDefault="006535DD"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Content Delivery Network</w:t>
      </w:r>
    </w:p>
    <w:p w14:paraId="2CBC7A71" w14:textId="48FAE192" w:rsidR="00980ACC"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 xml:space="preserve">Page 5 </w:t>
      </w:r>
      <w:r w:rsidRPr="00BD1F32">
        <w:rPr>
          <w:rFonts w:ascii="Avenir Next" w:hAnsi="Avenir Next" w:cs="Open Sans"/>
          <w:color w:val="3B3838" w:themeColor="background2" w:themeShade="40"/>
        </w:rPr>
        <w:tab/>
      </w:r>
      <w:r w:rsidR="00E03CBC" w:rsidRPr="00E03CBC">
        <w:rPr>
          <w:rFonts w:ascii="Avenir Next Medium" w:hAnsi="Avenir Next Medium" w:cs="Open Sans"/>
          <w:color w:val="3B3838" w:themeColor="background2" w:themeShade="40"/>
        </w:rPr>
        <w:t xml:space="preserve">Milestone #3 - </w:t>
      </w:r>
      <w:r w:rsidRPr="00E03CBC">
        <w:rPr>
          <w:rFonts w:ascii="Avenir Next Medium" w:hAnsi="Avenir Next Medium" w:cs="Open Sans"/>
          <w:color w:val="3B3838" w:themeColor="background2" w:themeShade="40"/>
        </w:rPr>
        <w:t>Assessing Cloud Needs</w:t>
      </w:r>
    </w:p>
    <w:p w14:paraId="041D1F63" w14:textId="067FD17F" w:rsidR="00E03CBC" w:rsidRP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Medium" w:hAnsi="Avenir Next Medium" w:cs="Open Sans"/>
          <w:noProof/>
          <w:color w:val="3B3838" w:themeColor="background2" w:themeShade="40"/>
        </w:rPr>
        <mc:AlternateContent>
          <mc:Choice Requires="wps">
            <w:drawing>
              <wp:anchor distT="0" distB="0" distL="114300" distR="114300" simplePos="0" relativeHeight="251717632" behindDoc="0" locked="0" layoutInCell="1" allowOverlap="1" wp14:anchorId="33D8A0B6" wp14:editId="133D8A62">
                <wp:simplePos x="0" y="0"/>
                <wp:positionH relativeFrom="column">
                  <wp:posOffset>1930400</wp:posOffset>
                </wp:positionH>
                <wp:positionV relativeFrom="paragraph">
                  <wp:posOffset>49530</wp:posOffset>
                </wp:positionV>
                <wp:extent cx="12700" cy="1282700"/>
                <wp:effectExtent l="0" t="0" r="12700" b="12700"/>
                <wp:wrapNone/>
                <wp:docPr id="30" name="Straight Connector 30"/>
                <wp:cNvGraphicFramePr/>
                <a:graphic xmlns:a="http://schemas.openxmlformats.org/drawingml/2006/main">
                  <a:graphicData uri="http://schemas.microsoft.com/office/word/2010/wordprocessingShape">
                    <wps:wsp>
                      <wps:cNvCnPr/>
                      <wps:spPr>
                        <a:xfrm>
                          <a:off x="0" y="0"/>
                          <a:ext cx="12700" cy="128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812407" id="Straight Connector 3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52pt,3.9pt" to="153pt,10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" strokecolor="#4472c4 [3204]" strokeweight="1pt">
                <v:stroke joinstyle="miter"/>
              </v:line>
            </w:pict>
          </mc:Fallback>
        </mc:AlternateContent>
      </w:r>
      <w:r>
        <w:rPr>
          <w:rFonts w:ascii="Avenir Next Medium" w:hAnsi="Avenir Next Medium" w:cs="Open Sans"/>
          <w:color w:val="3B3838" w:themeColor="background2" w:themeShade="40"/>
        </w:rPr>
        <w:tab/>
      </w:r>
      <w:r>
        <w:rPr>
          <w:rFonts w:ascii="Avenir Next Medium" w:hAnsi="Avenir Next Medium" w:cs="Open Sans"/>
          <w:color w:val="3B3838" w:themeColor="background2" w:themeShade="40"/>
        </w:rPr>
        <w:tab/>
      </w:r>
      <w:r w:rsidRPr="00E03CBC">
        <w:rPr>
          <w:rFonts w:ascii="Avenir Next" w:hAnsi="Avenir Next" w:cs="Open Sans"/>
          <w:color w:val="3B3838" w:themeColor="background2" w:themeShade="40"/>
        </w:rPr>
        <w:t xml:space="preserve">     Research</w:t>
      </w:r>
    </w:p>
    <w:p w14:paraId="4FDA5650" w14:textId="07BBC928" w:rsid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sidRPr="00E03CBC">
        <w:rPr>
          <w:rFonts w:ascii="Avenir Next" w:hAnsi="Avenir Next" w:cs="Open Sans"/>
          <w:color w:val="3B3838" w:themeColor="background2" w:themeShade="40"/>
        </w:rPr>
        <w:tab/>
      </w:r>
      <w:r w:rsidRPr="00E03CBC">
        <w:rPr>
          <w:rFonts w:ascii="Avenir Next" w:hAnsi="Avenir Next" w:cs="Open Sans"/>
          <w:color w:val="3B3838" w:themeColor="background2" w:themeShade="40"/>
        </w:rPr>
        <w:tab/>
        <w:t xml:space="preserve">     Framework Diagram</w:t>
      </w:r>
    </w:p>
    <w:p w14:paraId="4B3D63BF" w14:textId="4A00F89B" w:rsid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Baseline</w:t>
      </w:r>
    </w:p>
    <w:p w14:paraId="3F0DBD6A" w14:textId="704DAA75" w:rsid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w:t>
      </w:r>
      <w:r w:rsidR="00481443">
        <w:rPr>
          <w:rFonts w:ascii="Avenir Next" w:hAnsi="Avenir Next" w:cs="Open Sans"/>
          <w:color w:val="3B3838" w:themeColor="background2" w:themeShade="40"/>
        </w:rPr>
        <w:t>Feasibility</w:t>
      </w:r>
    </w:p>
    <w:p w14:paraId="25153E6E" w14:textId="2A113AEA" w:rsid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Gap Analysis</w:t>
      </w:r>
    </w:p>
    <w:p w14:paraId="42EADCA8" w14:textId="1FC0EA4C" w:rsidR="00E03CBC" w:rsidRPr="00E03CBC" w:rsidRDefault="00E03CBC"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Gap Analysis Diagram</w:t>
      </w:r>
    </w:p>
    <w:p w14:paraId="55B215DE" w14:textId="7B63BCCE" w:rsidR="00980ACC"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 xml:space="preserve">Page 6 </w:t>
      </w:r>
      <w:r w:rsidRPr="00BD1F32">
        <w:rPr>
          <w:rFonts w:ascii="Avenir Next" w:hAnsi="Avenir Next" w:cs="Open Sans"/>
          <w:color w:val="3B3838" w:themeColor="background2" w:themeShade="40"/>
        </w:rPr>
        <w:tab/>
      </w:r>
      <w:r w:rsidR="00A53575" w:rsidRPr="00A53575">
        <w:rPr>
          <w:rFonts w:ascii="Avenir Next Medium" w:hAnsi="Avenir Next Medium" w:cs="Open Sans"/>
          <w:color w:val="3B3838" w:themeColor="background2" w:themeShade="40"/>
        </w:rPr>
        <w:t xml:space="preserve">Milestone #4 - </w:t>
      </w:r>
      <w:r w:rsidRPr="00A53575">
        <w:rPr>
          <w:rFonts w:ascii="Avenir Next Medium" w:hAnsi="Avenir Next Medium" w:cs="Open Sans"/>
          <w:color w:val="3B3838" w:themeColor="background2" w:themeShade="40"/>
        </w:rPr>
        <w:t>Engaging Cloud Vendors</w:t>
      </w:r>
    </w:p>
    <w:p w14:paraId="6C6CCDB0" w14:textId="3C4F1E3A" w:rsidR="00E347E2" w:rsidRDefault="00556CCB"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mc:AlternateContent>
          <mc:Choice Requires="wps">
            <w:drawing>
              <wp:anchor distT="0" distB="0" distL="114300" distR="114300" simplePos="0" relativeHeight="251729920" behindDoc="0" locked="0" layoutInCell="1" allowOverlap="1" wp14:anchorId="53A6BBD4" wp14:editId="7CBF342B">
                <wp:simplePos x="0" y="0"/>
                <wp:positionH relativeFrom="column">
                  <wp:posOffset>1926498</wp:posOffset>
                </wp:positionH>
                <wp:positionV relativeFrom="paragraph">
                  <wp:posOffset>70121</wp:posOffset>
                </wp:positionV>
                <wp:extent cx="0" cy="1518557"/>
                <wp:effectExtent l="0" t="0" r="12700" b="5715"/>
                <wp:wrapNone/>
                <wp:docPr id="47" name="Straight Connector 47"/>
                <wp:cNvGraphicFramePr/>
                <a:graphic xmlns:a="http://schemas.openxmlformats.org/drawingml/2006/main">
                  <a:graphicData uri="http://schemas.microsoft.com/office/word/2010/wordprocessingShape">
                    <wps:wsp>
                      <wps:cNvCnPr/>
                      <wps:spPr>
                        <a:xfrm flipH="1">
                          <a:off x="0" y="0"/>
                          <a:ext cx="0" cy="151855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B9EB7" id="Straight Connector 47"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7pt,5.5pt" to="151.7pt,1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" strokecolor="#4472c4 [3204]" strokeweight="1pt">
                <v:stroke joinstyle="miter"/>
              </v:line>
            </w:pict>
          </mc:Fallback>
        </mc:AlternateContent>
      </w:r>
      <w:r w:rsidR="00E347E2">
        <w:rPr>
          <w:rFonts w:ascii="Avenir Next Medium" w:hAnsi="Avenir Next Medium" w:cs="Open Sans"/>
          <w:color w:val="3B3838" w:themeColor="background2" w:themeShade="40"/>
        </w:rPr>
        <w:tab/>
      </w:r>
      <w:r w:rsidR="00E347E2">
        <w:rPr>
          <w:rFonts w:ascii="Avenir Next Medium" w:hAnsi="Avenir Next Medium" w:cs="Open Sans"/>
          <w:color w:val="3B3838" w:themeColor="background2" w:themeShade="40"/>
        </w:rPr>
        <w:tab/>
        <w:t xml:space="preserve">     </w:t>
      </w:r>
      <w:r w:rsidR="00E347E2" w:rsidRPr="00E347E2">
        <w:rPr>
          <w:rFonts w:ascii="Avenir Next" w:hAnsi="Avenir Next" w:cs="Open Sans"/>
          <w:color w:val="3B3838" w:themeColor="background2" w:themeShade="40"/>
        </w:rPr>
        <w:t>Capital and Operating Expenditures</w:t>
      </w:r>
    </w:p>
    <w:p w14:paraId="717DDEA0" w14:textId="0D5A184F" w:rsidR="00E347E2" w:rsidRDefault="00E347E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Potential Cloud Vendors</w:t>
      </w:r>
    </w:p>
    <w:p w14:paraId="54634B9D" w14:textId="001FB970" w:rsidR="00E347E2" w:rsidRDefault="00E347E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w:t>
      </w:r>
      <w:r w:rsidR="00556CCB">
        <w:rPr>
          <w:rFonts w:ascii="Avenir Next" w:hAnsi="Avenir Next" w:cs="Open Sans"/>
          <w:color w:val="3B3838" w:themeColor="background2" w:themeShade="40"/>
        </w:rPr>
        <w:t xml:space="preserve"> Variable and Fixed Costs</w:t>
      </w:r>
    </w:p>
    <w:p w14:paraId="15200364" w14:textId="452802C8" w:rsidR="00556CCB" w:rsidRDefault="00556CCB"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Licensing Model</w:t>
      </w: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w:t>
      </w:r>
    </w:p>
    <w:p w14:paraId="5C19A1CD" w14:textId="688DAB31" w:rsidR="00556CCB" w:rsidRDefault="00556CCB" w:rsidP="00556CCB">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Evaluation of Cloud Vendors</w:t>
      </w:r>
    </w:p>
    <w:p w14:paraId="1DED6420" w14:textId="16E6CECA" w:rsidR="00556CCB" w:rsidRDefault="00556CCB" w:rsidP="00556CCB">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Service Level Agreement</w:t>
      </w:r>
    </w:p>
    <w:p w14:paraId="2F97DF0B" w14:textId="2F574FF0" w:rsidR="00556CCB" w:rsidRPr="00E347E2" w:rsidRDefault="00556CCB" w:rsidP="00556CCB">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Migration Principles</w:t>
      </w:r>
    </w:p>
    <w:p w14:paraId="05171CCA"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4F030B3B"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263A50B1"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0F28C165"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131D0289"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524A5F9B" w14:textId="77777777" w:rsidR="00593292"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p>
    <w:p w14:paraId="2BFDD72B" w14:textId="5AF70A13" w:rsidR="00980ACC" w:rsidRDefault="00980ACC" w:rsidP="00980ACC">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 xml:space="preserve">Page 7 </w:t>
      </w:r>
      <w:r w:rsidRPr="00BD1F32">
        <w:rPr>
          <w:rFonts w:ascii="Avenir Next" w:hAnsi="Avenir Next" w:cs="Open Sans"/>
          <w:color w:val="3B3838" w:themeColor="background2" w:themeShade="40"/>
        </w:rPr>
        <w:tab/>
      </w:r>
      <w:r w:rsidR="00556CCB" w:rsidRPr="00556CCB">
        <w:rPr>
          <w:rFonts w:ascii="Avenir Next Medium" w:hAnsi="Avenir Next Medium" w:cs="Open Sans"/>
          <w:color w:val="3B3838" w:themeColor="background2" w:themeShade="40"/>
        </w:rPr>
        <w:t xml:space="preserve">Milestone #5 - </w:t>
      </w:r>
      <w:r w:rsidRPr="00556CCB">
        <w:rPr>
          <w:rFonts w:ascii="Avenir Next Medium" w:hAnsi="Avenir Next Medium" w:cs="Open Sans"/>
          <w:color w:val="3B3838" w:themeColor="background2" w:themeShade="40"/>
        </w:rPr>
        <w:t>Management and Technical Operations</w:t>
      </w:r>
    </w:p>
    <w:p w14:paraId="234EC971" w14:textId="1188A45B" w:rsidR="00556CCB" w:rsidRDefault="00593292"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w:lastRenderedPageBreak/>
        <mc:AlternateContent>
          <mc:Choice Requires="wps">
            <w:drawing>
              <wp:anchor distT="0" distB="0" distL="114300" distR="114300" simplePos="0" relativeHeight="251744256" behindDoc="0" locked="0" layoutInCell="1" allowOverlap="1" wp14:anchorId="469AB9F8" wp14:editId="47EE2B1D">
                <wp:simplePos x="0" y="0"/>
                <wp:positionH relativeFrom="column">
                  <wp:posOffset>1889760</wp:posOffset>
                </wp:positionH>
                <wp:positionV relativeFrom="paragraph">
                  <wp:posOffset>65405</wp:posOffset>
                </wp:positionV>
                <wp:extent cx="0" cy="576072"/>
                <wp:effectExtent l="0" t="0" r="12700" b="8255"/>
                <wp:wrapNone/>
                <wp:docPr id="62" name="Straight Connector 62"/>
                <wp:cNvGraphicFramePr/>
                <a:graphic xmlns:a="http://schemas.openxmlformats.org/drawingml/2006/main">
                  <a:graphicData uri="http://schemas.microsoft.com/office/word/2010/wordprocessingShape">
                    <wps:wsp>
                      <wps:cNvCnPr/>
                      <wps:spPr>
                        <a:xfrm>
                          <a:off x="0" y="0"/>
                          <a:ext cx="0" cy="57607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BBA0E" id="Straight Connector 62"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8pt,5.15pt" to="148.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" strokecolor="#4472c4 [3204]" strokeweight="1pt">
                <v:stroke joinstyle="miter"/>
              </v:line>
            </w:pict>
          </mc:Fallback>
        </mc:AlternateContent>
      </w:r>
      <w:r w:rsidR="00556CCB">
        <w:rPr>
          <w:rFonts w:ascii="Avenir Next Medium" w:hAnsi="Avenir Next Medium" w:cs="Open Sans"/>
          <w:color w:val="3B3838" w:themeColor="background2" w:themeShade="40"/>
        </w:rPr>
        <w:tab/>
      </w:r>
      <w:r w:rsidR="00556CCB">
        <w:rPr>
          <w:rFonts w:ascii="Avenir Next Medium" w:hAnsi="Avenir Next Medium" w:cs="Open Sans"/>
          <w:color w:val="3B3838" w:themeColor="background2" w:themeShade="40"/>
        </w:rPr>
        <w:tab/>
      </w:r>
      <w:r w:rsidR="00556CCB" w:rsidRPr="00B12AF5">
        <w:rPr>
          <w:rFonts w:ascii="Avenir Next" w:hAnsi="Avenir Next" w:cs="Open Sans"/>
          <w:color w:val="3B3838" w:themeColor="background2" w:themeShade="40"/>
        </w:rPr>
        <w:t xml:space="preserve">     </w:t>
      </w:r>
      <w:r w:rsidR="00B12AF5" w:rsidRPr="00B12AF5">
        <w:rPr>
          <w:rFonts w:ascii="Avenir Next" w:hAnsi="Avenir Next" w:cs="Open Sans"/>
          <w:color w:val="3B3838" w:themeColor="background2" w:themeShade="40"/>
        </w:rPr>
        <w:t>Aspects of Operating</w:t>
      </w:r>
    </w:p>
    <w:p w14:paraId="796A487B" w14:textId="1387F810" w:rsidR="00B12AF5" w:rsidRDefault="00B12AF5"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Development &amp; Operations</w:t>
      </w:r>
    </w:p>
    <w:p w14:paraId="2428545A" w14:textId="35A151E6" w:rsidR="00B12AF5" w:rsidRPr="00B12AF5" w:rsidRDefault="00B12AF5" w:rsidP="00980ACC">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w:t>
      </w:r>
      <w:r w:rsidR="00593292">
        <w:rPr>
          <w:rFonts w:ascii="Avenir Next" w:hAnsi="Avenir Next" w:cs="Open Sans"/>
          <w:color w:val="3B3838" w:themeColor="background2" w:themeShade="40"/>
        </w:rPr>
        <w:t>Financial Planning</w:t>
      </w:r>
    </w:p>
    <w:p w14:paraId="75B400E9" w14:textId="3CC9880E" w:rsidR="00B9637A" w:rsidRDefault="00980ACC" w:rsidP="00B9637A">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Page 8</w:t>
      </w:r>
      <w:r w:rsidRPr="00BD1F32">
        <w:rPr>
          <w:rFonts w:ascii="Avenir Next" w:hAnsi="Avenir Next" w:cs="Open Sans"/>
          <w:color w:val="3B3838" w:themeColor="background2" w:themeShade="40"/>
        </w:rPr>
        <w:tab/>
      </w:r>
      <w:r w:rsidR="00D923DB" w:rsidRPr="00D923DB">
        <w:rPr>
          <w:rFonts w:ascii="Avenir Next Medium" w:hAnsi="Avenir Next Medium" w:cs="Open Sans"/>
          <w:color w:val="3B3838" w:themeColor="background2" w:themeShade="40"/>
        </w:rPr>
        <w:t>Milestone #6 -</w:t>
      </w:r>
      <w:r w:rsidR="00B9637A" w:rsidRPr="00B9637A">
        <w:rPr>
          <w:rFonts w:ascii="Avenir Next Medium" w:hAnsi="Avenir Next Medium" w:cs="Open Sans"/>
          <w:color w:val="3B3838" w:themeColor="background2" w:themeShade="40"/>
        </w:rPr>
        <w:t xml:space="preserve"> </w:t>
      </w:r>
      <w:r w:rsidR="00B9637A" w:rsidRPr="000F452A">
        <w:rPr>
          <w:rFonts w:ascii="Avenir Next Medium" w:hAnsi="Avenir Next Medium" w:cs="Open Sans"/>
          <w:color w:val="3B3838" w:themeColor="background2" w:themeShade="40"/>
        </w:rPr>
        <w:t>Compliance and Security</w:t>
      </w:r>
    </w:p>
    <w:p w14:paraId="1593DFFC"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Medium" w:hAnsi="Avenir Next Medium" w:cs="Open Sans"/>
          <w:noProof/>
          <w:color w:val="3B3838" w:themeColor="background2" w:themeShade="40"/>
        </w:rPr>
        <mc:AlternateContent>
          <mc:Choice Requires="wps">
            <w:drawing>
              <wp:anchor distT="0" distB="0" distL="114300" distR="114300" simplePos="0" relativeHeight="251773952" behindDoc="0" locked="0" layoutInCell="1" allowOverlap="1" wp14:anchorId="0ACB976E" wp14:editId="3F7D1633">
                <wp:simplePos x="0" y="0"/>
                <wp:positionH relativeFrom="column">
                  <wp:posOffset>1877695</wp:posOffset>
                </wp:positionH>
                <wp:positionV relativeFrom="paragraph">
                  <wp:posOffset>59690</wp:posOffset>
                </wp:positionV>
                <wp:extent cx="0" cy="1280160"/>
                <wp:effectExtent l="0" t="0" r="12700" b="15240"/>
                <wp:wrapNone/>
                <wp:docPr id="59" name="Straight Connector 59"/>
                <wp:cNvGraphicFramePr/>
                <a:graphic xmlns:a="http://schemas.openxmlformats.org/drawingml/2006/main">
                  <a:graphicData uri="http://schemas.microsoft.com/office/word/2010/wordprocessingShape">
                    <wps:wsp>
                      <wps:cNvCnPr/>
                      <wps:spPr>
                        <a:xfrm>
                          <a:off x="0" y="0"/>
                          <a:ext cx="0" cy="12801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F0B27" id="Straight Connector 59"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85pt,4.7pt" to="147.8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" strokecolor="#4472c4 [3204]" strokeweight="1pt">
                <v:stroke joinstyle="miter"/>
              </v:line>
            </w:pict>
          </mc:Fallback>
        </mc:AlternateContent>
      </w:r>
      <w:r>
        <w:rPr>
          <w:rFonts w:ascii="Avenir Next Medium" w:hAnsi="Avenir Next Medium" w:cs="Open Sans"/>
          <w:color w:val="3B3838" w:themeColor="background2" w:themeShade="40"/>
        </w:rPr>
        <w:tab/>
      </w:r>
      <w:r>
        <w:rPr>
          <w:rFonts w:ascii="Avenir Next Medium" w:hAnsi="Avenir Next Medium" w:cs="Open Sans"/>
          <w:color w:val="3B3838" w:themeColor="background2" w:themeShade="40"/>
        </w:rPr>
        <w:tab/>
        <w:t xml:space="preserve">     </w:t>
      </w:r>
      <w:r>
        <w:rPr>
          <w:rFonts w:ascii="Avenir Next" w:hAnsi="Avenir Next" w:cs="Open Sans"/>
          <w:color w:val="3B3838" w:themeColor="background2" w:themeShade="40"/>
        </w:rPr>
        <w:t>Data Sovereignty</w:t>
      </w:r>
    </w:p>
    <w:p w14:paraId="65048B67"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Regulatory Concerns</w:t>
      </w:r>
    </w:p>
    <w:p w14:paraId="7A64EBD8"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Industry-Based Requirements</w:t>
      </w:r>
    </w:p>
    <w:p w14:paraId="0CB8C039"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International Standards</w:t>
      </w:r>
      <w:r>
        <w:rPr>
          <w:rFonts w:ascii="Avenir Next" w:hAnsi="Avenir Next" w:cs="Open Sans"/>
          <w:color w:val="3B3838" w:themeColor="background2" w:themeShade="40"/>
        </w:rPr>
        <w:tab/>
        <w:t xml:space="preserve">     </w:t>
      </w:r>
    </w:p>
    <w:p w14:paraId="26B2FCD6" w14:textId="77777777" w:rsidR="00B9637A" w:rsidRDefault="00B9637A" w:rsidP="00B9637A">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Certifications</w:t>
      </w:r>
    </w:p>
    <w:p w14:paraId="3B9A6513" w14:textId="77777777" w:rsidR="00B9637A" w:rsidRPr="00BD1F32" w:rsidRDefault="00B9637A" w:rsidP="00B9637A">
      <w:pPr>
        <w:pStyle w:val="NormalWeb"/>
        <w:shd w:val="clear" w:color="auto" w:fill="FFFFFF"/>
        <w:spacing w:before="0" w:beforeAutospacing="0" w:after="0" w:afterAutospacing="0" w:line="276" w:lineRule="auto"/>
        <w:ind w:left="216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 xml:space="preserve">     Security Concerns, Measures, and Concepts</w:t>
      </w:r>
    </w:p>
    <w:p w14:paraId="0BBD87C1" w14:textId="238A0D56" w:rsidR="00D923DB" w:rsidRPr="00BD1F32" w:rsidRDefault="00D923DB" w:rsidP="00B9637A">
      <w:pPr>
        <w:pStyle w:val="NormalWeb"/>
        <w:shd w:val="clear" w:color="auto" w:fill="FFFFFF"/>
        <w:spacing w:before="0" w:beforeAutospacing="0" w:after="0" w:afterAutospacing="0" w:line="276" w:lineRule="auto"/>
        <w:textAlignment w:val="baseline"/>
        <w:rPr>
          <w:rFonts w:ascii="Avenir Next" w:hAnsi="Avenir Next" w:cs="Open Sans"/>
          <w:color w:val="3B3838" w:themeColor="background2" w:themeShade="40"/>
        </w:rPr>
      </w:pPr>
      <w:r>
        <w:rPr>
          <w:rFonts w:ascii="Avenir Next Medium" w:hAnsi="Avenir Next Medium" w:cs="Open Sans"/>
          <w:color w:val="3B3838" w:themeColor="background2" w:themeShade="40"/>
        </w:rPr>
        <w:tab/>
      </w:r>
    </w:p>
    <w:p w14:paraId="027ABD82" w14:textId="77777777" w:rsidR="00B9637A" w:rsidRDefault="00980ACC" w:rsidP="00B9637A">
      <w:pPr>
        <w:pStyle w:val="NormalWeb"/>
        <w:shd w:val="clear" w:color="auto" w:fill="FFFFFF"/>
        <w:spacing w:before="0" w:beforeAutospacing="0" w:after="0" w:afterAutospacing="0" w:line="276" w:lineRule="auto"/>
        <w:ind w:left="720" w:firstLine="720"/>
        <w:textAlignment w:val="baseline"/>
        <w:rPr>
          <w:rFonts w:ascii="Avenir Next Medium" w:hAnsi="Avenir Next Medium" w:cs="Open Sans"/>
          <w:color w:val="3B3838" w:themeColor="background2" w:themeShade="40"/>
        </w:rPr>
      </w:pPr>
      <w:r w:rsidRPr="00BD1F32">
        <w:rPr>
          <w:rFonts w:ascii="Avenir Next" w:hAnsi="Avenir Next" w:cs="Open Sans"/>
          <w:color w:val="3B3838" w:themeColor="background2" w:themeShade="40"/>
        </w:rPr>
        <w:t xml:space="preserve">Page 9 </w:t>
      </w:r>
      <w:r w:rsidRPr="00BD1F32">
        <w:rPr>
          <w:rFonts w:ascii="Avenir Next" w:hAnsi="Avenir Next" w:cs="Open Sans"/>
          <w:color w:val="3B3838" w:themeColor="background2" w:themeShade="40"/>
        </w:rPr>
        <w:tab/>
      </w:r>
      <w:r w:rsidR="000F452A" w:rsidRPr="000F452A">
        <w:rPr>
          <w:rFonts w:ascii="Avenir Next Medium" w:hAnsi="Avenir Next Medium" w:cs="Open Sans"/>
          <w:color w:val="3B3838" w:themeColor="background2" w:themeShade="40"/>
        </w:rPr>
        <w:t xml:space="preserve">Milestone #7 - </w:t>
      </w:r>
      <w:r w:rsidR="00B9637A" w:rsidRPr="00D923DB">
        <w:rPr>
          <w:rFonts w:ascii="Avenir Next Medium" w:hAnsi="Avenir Next Medium" w:cs="Open Sans"/>
          <w:color w:val="3B3838" w:themeColor="background2" w:themeShade="40"/>
        </w:rPr>
        <w:t>Governance and Risk</w:t>
      </w:r>
    </w:p>
    <w:p w14:paraId="39C4C678" w14:textId="77777777" w:rsidR="00B9637A" w:rsidRDefault="00B9637A" w:rsidP="00B9637A">
      <w:pPr>
        <w:pStyle w:val="NormalWeb"/>
        <w:shd w:val="clear" w:color="auto" w:fill="FFFFFF"/>
        <w:spacing w:before="0" w:beforeAutospacing="0" w:after="0" w:afterAutospacing="0" w:line="276" w:lineRule="auto"/>
        <w:ind w:left="2880"/>
        <w:textAlignment w:val="baseline"/>
        <w:rPr>
          <w:rFonts w:ascii="Avenir Next" w:hAnsi="Avenir Next" w:cs="Open Sans"/>
          <w:color w:val="3B3838" w:themeColor="background2" w:themeShade="40"/>
        </w:rPr>
      </w:pPr>
      <w:r>
        <w:rPr>
          <w:rFonts w:ascii="Avenir Next Medium" w:hAnsi="Avenir Next Medium" w:cs="Open Sans"/>
          <w:noProof/>
          <w:color w:val="3B3838" w:themeColor="background2" w:themeShade="40"/>
        </w:rPr>
        <mc:AlternateContent>
          <mc:Choice Requires="wps">
            <w:drawing>
              <wp:anchor distT="0" distB="0" distL="114300" distR="114300" simplePos="0" relativeHeight="251771904" behindDoc="0" locked="0" layoutInCell="1" allowOverlap="1" wp14:anchorId="1FFBE86A" wp14:editId="1E0FFBA8">
                <wp:simplePos x="0" y="0"/>
                <wp:positionH relativeFrom="column">
                  <wp:posOffset>1878330</wp:posOffset>
                </wp:positionH>
                <wp:positionV relativeFrom="paragraph">
                  <wp:posOffset>86995</wp:posOffset>
                </wp:positionV>
                <wp:extent cx="0" cy="1005840"/>
                <wp:effectExtent l="0" t="0" r="12700" b="10160"/>
                <wp:wrapNone/>
                <wp:docPr id="44" name="Straight Connector 44"/>
                <wp:cNvGraphicFramePr/>
                <a:graphic xmlns:a="http://schemas.openxmlformats.org/drawingml/2006/main">
                  <a:graphicData uri="http://schemas.microsoft.com/office/word/2010/wordprocessingShape">
                    <wps:wsp>
                      <wps:cNvCnPr/>
                      <wps:spPr>
                        <a:xfrm>
                          <a:off x="0" y="0"/>
                          <a:ext cx="0" cy="10058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94DFC" id="Straight Connector 44"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9pt,6.85pt" to="147.9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" strokecolor="#4472c4 [3204]" strokeweight="1pt">
                <v:stroke joinstyle="miter"/>
              </v:line>
            </w:pict>
          </mc:Fallback>
        </mc:AlternateContent>
      </w:r>
      <w:r>
        <w:rPr>
          <w:rFonts w:ascii="Avenir Next" w:hAnsi="Avenir Next" w:cs="Open Sans"/>
          <w:color w:val="3B3838" w:themeColor="background2" w:themeShade="40"/>
        </w:rPr>
        <w:t xml:space="preserve">     Risk Assessment</w:t>
      </w:r>
    </w:p>
    <w:p w14:paraId="4CFEC3CF"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Risk Response</w:t>
      </w:r>
    </w:p>
    <w:p w14:paraId="64AAC15A"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Documentation</w:t>
      </w:r>
    </w:p>
    <w:p w14:paraId="05C87BC8" w14:textId="77777777" w:rsidR="00B9637A" w:rsidRDefault="00B9637A" w:rsidP="00B9637A">
      <w:pPr>
        <w:pStyle w:val="NormalWeb"/>
        <w:shd w:val="clear" w:color="auto" w:fill="FFFFFF"/>
        <w:spacing w:before="0" w:beforeAutospacing="0" w:after="0" w:afterAutospacing="0" w:line="276" w:lineRule="auto"/>
        <w:ind w:left="720" w:firstLine="720"/>
        <w:textAlignment w:val="baseline"/>
        <w:rPr>
          <w:rFonts w:ascii="Avenir Next" w:hAnsi="Avenir Next" w:cs="Open Sans"/>
          <w:color w:val="3B3838" w:themeColor="background2" w:themeShade="40"/>
        </w:rPr>
      </w:pP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Vendor Lock-In</w:t>
      </w:r>
      <w:r>
        <w:rPr>
          <w:rFonts w:ascii="Avenir Next" w:hAnsi="Avenir Next" w:cs="Open Sans"/>
          <w:color w:val="3B3838" w:themeColor="background2" w:themeShade="40"/>
        </w:rPr>
        <w:tab/>
        <w:t xml:space="preserve">     </w:t>
      </w:r>
    </w:p>
    <w:p w14:paraId="7C29D18F" w14:textId="20FB5401" w:rsidR="00980ACC" w:rsidRDefault="00B9637A" w:rsidP="00B9637A">
      <w:pPr>
        <w:pStyle w:val="NormalWeb"/>
        <w:shd w:val="clear" w:color="auto" w:fill="FFFFFF"/>
        <w:spacing w:before="0" w:beforeAutospacing="0" w:after="0" w:afterAutospacing="0" w:line="276" w:lineRule="auto"/>
        <w:ind w:left="720" w:firstLine="720"/>
        <w:textAlignment w:val="baseline"/>
        <w:rPr>
          <w:rFonts w:ascii="Avenir Next Demi Bold" w:hAnsi="Avenir Next Demi Bold"/>
          <w:sz w:val="28"/>
          <w:szCs w:val="28"/>
        </w:rPr>
      </w:pPr>
      <w:r>
        <w:rPr>
          <w:rFonts w:ascii="Avenir Next" w:hAnsi="Avenir Next" w:cs="Open Sans"/>
          <w:color w:val="3B3838" w:themeColor="background2" w:themeShade="40"/>
        </w:rPr>
        <w:t xml:space="preserve">    </w:t>
      </w:r>
      <w:r>
        <w:rPr>
          <w:rFonts w:ascii="Avenir Next" w:hAnsi="Avenir Next" w:cs="Open Sans"/>
          <w:color w:val="3B3838" w:themeColor="background2" w:themeShade="40"/>
        </w:rPr>
        <w:tab/>
      </w:r>
      <w:r>
        <w:rPr>
          <w:rFonts w:ascii="Avenir Next" w:hAnsi="Avenir Next" w:cs="Open Sans"/>
          <w:color w:val="3B3838" w:themeColor="background2" w:themeShade="40"/>
        </w:rPr>
        <w:tab/>
        <w:t xml:space="preserve">     Policies and Procedures</w:t>
      </w:r>
      <w:r>
        <w:rPr>
          <w:rFonts w:ascii="Avenir Next Medium" w:hAnsi="Avenir Next Medium" w:cs="Open Sans"/>
          <w:color w:val="3B3838" w:themeColor="background2" w:themeShade="40"/>
        </w:rPr>
        <w:tab/>
      </w:r>
    </w:p>
    <w:p w14:paraId="222355B9" w14:textId="43DE657A" w:rsidR="00980ACC" w:rsidRDefault="00980ACC" w:rsidP="00980ACC">
      <w:pPr>
        <w:tabs>
          <w:tab w:val="left" w:pos="1811"/>
        </w:tabs>
        <w:ind w:left="990"/>
        <w:rPr>
          <w:rFonts w:ascii="Avenir Next Demi Bold" w:hAnsi="Avenir Next Demi Bold"/>
          <w:sz w:val="28"/>
          <w:szCs w:val="28"/>
        </w:rPr>
      </w:pPr>
    </w:p>
    <w:p w14:paraId="18C93977" w14:textId="53CE6B5D" w:rsidR="00980ACC" w:rsidRDefault="00980ACC" w:rsidP="00980ACC">
      <w:pPr>
        <w:tabs>
          <w:tab w:val="left" w:pos="1811"/>
        </w:tabs>
        <w:ind w:left="990"/>
        <w:rPr>
          <w:rFonts w:ascii="Avenir Next Demi Bold" w:hAnsi="Avenir Next Demi Bold"/>
          <w:sz w:val="28"/>
          <w:szCs w:val="28"/>
        </w:rPr>
      </w:pPr>
    </w:p>
    <w:p w14:paraId="0A7F0F0C" w14:textId="32379928" w:rsidR="00980ACC" w:rsidRDefault="00980ACC" w:rsidP="00980ACC">
      <w:pPr>
        <w:tabs>
          <w:tab w:val="left" w:pos="1811"/>
        </w:tabs>
        <w:ind w:left="990"/>
        <w:rPr>
          <w:rFonts w:ascii="Avenir Next Demi Bold" w:hAnsi="Avenir Next Demi Bold"/>
          <w:sz w:val="28"/>
          <w:szCs w:val="28"/>
        </w:rPr>
      </w:pPr>
    </w:p>
    <w:p w14:paraId="5F98F43C" w14:textId="287A1115" w:rsidR="006535DD" w:rsidRDefault="00593292" w:rsidP="00A53575">
      <w:pPr>
        <w:tabs>
          <w:tab w:val="left" w:pos="1811"/>
        </w:tabs>
        <w:rPr>
          <w:rFonts w:ascii="Avenir Next Demi Bold" w:hAnsi="Avenir Next Demi Bold"/>
          <w:sz w:val="28"/>
          <w:szCs w:val="28"/>
        </w:rPr>
        <w:sectPr w:rsidR="006535DD" w:rsidSect="00481443">
          <w:headerReference w:type="default" r:id="rId13"/>
          <w:headerReference w:type="first" r:id="rId14"/>
          <w:footerReference w:type="first" r:id="rId15"/>
          <w:pgSz w:w="12240" w:h="15840"/>
          <w:pgMar w:top="0" w:right="0" w:bottom="0" w:left="0" w:header="0" w:footer="720" w:gutter="0"/>
          <w:pgNumType w:start="2"/>
          <w:cols w:space="720"/>
          <w:titlePg/>
          <w:docGrid w:linePitch="360"/>
        </w:sectPr>
      </w:pPr>
      <w:r>
        <w:rPr>
          <w:rFonts w:ascii="Avenir Next" w:hAnsi="Avenir Next" w:cs="Open Sans"/>
          <w:noProof/>
          <w:color w:val="3B3838" w:themeColor="background2" w:themeShade="40"/>
        </w:rPr>
        <mc:AlternateContent>
          <mc:Choice Requires="wps">
            <w:drawing>
              <wp:anchor distT="0" distB="0" distL="114300" distR="114300" simplePos="0" relativeHeight="251742208" behindDoc="0" locked="0" layoutInCell="1" allowOverlap="1" wp14:anchorId="5F31F79A" wp14:editId="1AF4BF91">
                <wp:simplePos x="0" y="0"/>
                <wp:positionH relativeFrom="column">
                  <wp:posOffset>0</wp:posOffset>
                </wp:positionH>
                <wp:positionV relativeFrom="paragraph">
                  <wp:posOffset>-243205</wp:posOffset>
                </wp:positionV>
                <wp:extent cx="0" cy="827314"/>
                <wp:effectExtent l="0" t="0" r="12700" b="11430"/>
                <wp:wrapNone/>
                <wp:docPr id="61" name="Straight Connector 61"/>
                <wp:cNvGraphicFramePr/>
                <a:graphic xmlns:a="http://schemas.openxmlformats.org/drawingml/2006/main">
                  <a:graphicData uri="http://schemas.microsoft.com/office/word/2010/wordprocessingShape">
                    <wps:wsp>
                      <wps:cNvCnPr/>
                      <wps:spPr>
                        <a:xfrm>
                          <a:off x="0" y="0"/>
                          <a:ext cx="0" cy="8273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353204" id="Straight Connector 61"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0,-19.15pt" to="0,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" strokecolor="#4472c4 [3204]" strokeweight="1pt">
                <v:stroke joinstyle="miter"/>
              </v:line>
            </w:pict>
          </mc:Fallback>
        </mc:AlternateContent>
      </w:r>
    </w:p>
    <w:p w14:paraId="0F41B326" w14:textId="13C5C89B" w:rsidR="006535DD" w:rsidRDefault="006535DD" w:rsidP="006535DD">
      <w:pPr>
        <w:tabs>
          <w:tab w:val="left" w:pos="1811"/>
        </w:tabs>
        <w:rPr>
          <w:rFonts w:ascii="Avenir Next Demi Bold" w:hAnsi="Avenir Next Demi Bold"/>
          <w:color w:val="2F5496" w:themeColor="accent1" w:themeShade="BF"/>
          <w:sz w:val="40"/>
          <w:szCs w:val="40"/>
        </w:rPr>
        <w:sectPr w:rsidR="006535DD" w:rsidSect="006535DD">
          <w:pgSz w:w="12240" w:h="15840"/>
          <w:pgMar w:top="0" w:right="0" w:bottom="0" w:left="0" w:header="0" w:footer="720" w:gutter="0"/>
          <w:pgNumType w:start="1"/>
          <w:cols w:space="720"/>
          <w:titlePg/>
          <w:docGrid w:linePitch="360"/>
        </w:sectPr>
      </w:pPr>
    </w:p>
    <w:p w14:paraId="05E3A784" w14:textId="2CD6109C" w:rsidR="006535DD" w:rsidRDefault="00556CCB" w:rsidP="006535DD">
      <w:pPr>
        <w:tabs>
          <w:tab w:val="left" w:pos="1811"/>
        </w:tabs>
        <w:rPr>
          <w:rFonts w:ascii="Avenir Next Demi Bold" w:hAnsi="Avenir Next Demi Bold"/>
          <w:color w:val="2F5496" w:themeColor="accent1" w:themeShade="BF"/>
          <w:sz w:val="40"/>
          <w:szCs w:val="40"/>
        </w:rPr>
        <w:sectPr w:rsidR="006535DD" w:rsidSect="006535DD">
          <w:type w:val="continuous"/>
          <w:pgSz w:w="12240" w:h="15840"/>
          <w:pgMar w:top="0" w:right="0" w:bottom="0" w:left="0" w:header="0" w:footer="720" w:gutter="0"/>
          <w:pgNumType w:start="1"/>
          <w:cols w:space="720"/>
          <w:titlePg/>
          <w:docGrid w:linePitch="360"/>
        </w:sectPr>
      </w:pPr>
      <w:r>
        <w:rPr>
          <w:noProof/>
        </w:rPr>
        <mc:AlternateContent>
          <mc:Choice Requires="wps">
            <w:drawing>
              <wp:anchor distT="0" distB="0" distL="114300" distR="114300" simplePos="0" relativeHeight="251692032" behindDoc="0" locked="0" layoutInCell="1" allowOverlap="1" wp14:anchorId="0C1B44AF" wp14:editId="2E343162">
                <wp:simplePos x="0" y="0"/>
                <wp:positionH relativeFrom="column">
                  <wp:posOffset>-159385</wp:posOffset>
                </wp:positionH>
                <wp:positionV relativeFrom="page">
                  <wp:posOffset>1151537</wp:posOffset>
                </wp:positionV>
                <wp:extent cx="5878195" cy="444500"/>
                <wp:effectExtent l="0" t="0" r="0" b="0"/>
                <wp:wrapSquare wrapText="bothSides"/>
                <wp:docPr id="91" name="Text Box 91"/>
                <wp:cNvGraphicFramePr/>
                <a:graphic xmlns:a="http://schemas.openxmlformats.org/drawingml/2006/main">
                  <a:graphicData uri="http://schemas.microsoft.com/office/word/2010/wordprocessingShape">
                    <wps:wsp>
                      <wps:cNvSpPr txBox="1"/>
                      <wps:spPr>
                        <a:xfrm>
                          <a:off x="0" y="0"/>
                          <a:ext cx="5878195" cy="444500"/>
                        </a:xfrm>
                        <a:prstGeom prst="rect">
                          <a:avLst/>
                        </a:prstGeom>
                        <a:noFill/>
                        <a:ln w="6350">
                          <a:noFill/>
                        </a:ln>
                      </wps:spPr>
                      <wps:txbx>
                        <w:txbxContent>
                          <w:p w14:paraId="6CC41D26" w14:textId="77777777" w:rsidR="006535DD" w:rsidRPr="00331B85" w:rsidRDefault="006535DD" w:rsidP="00331B85">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#1 - Cloud Principles and 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C1B44AF" id="_x0000_t202" coordsize="21600,21600" o:spt="202" path="m,l,21600r21600,l21600,xe">
                <v:stroke joinstyle="miter"/>
                <v:path gradientshapeok="t" o:connecttype="rect"/>
              </v:shapetype>
              <v:shape id="Text Box 91" o:spid="_x0000_s1026" type="#_x0000_t202" style="position:absolute;margin-left:-12.55pt;margin-top:90.65pt;width:462.85pt;height:35pt;z-index:251692032;visibility:visible;mso-wrap-style:non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" filled="f" stroked="f" strokeweight=".5pt">
                <v:textbox style="mso-fit-shape-to-text:t">
                  <w:txbxContent>
                    <w:p w14:paraId="6CC41D26" w14:textId="77777777" w:rsidR="006535DD" w:rsidRPr="00331B85" w:rsidRDefault="006535DD" w:rsidP="00331B85">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#1 - Cloud Principles and Design</w:t>
                      </w:r>
                    </w:p>
                  </w:txbxContent>
                </v:textbox>
                <w10:wrap type="square" anchory="page"/>
              </v:shape>
            </w:pict>
          </mc:Fallback>
        </mc:AlternateContent>
      </w:r>
    </w:p>
    <w:p w14:paraId="099E272F" w14:textId="77777777" w:rsidR="006535DD" w:rsidRDefault="006535DD" w:rsidP="006535DD">
      <w:pPr>
        <w:tabs>
          <w:tab w:val="left" w:pos="1811"/>
        </w:tabs>
        <w:rPr>
          <w:rFonts w:ascii="Avenir Next Demi Bold" w:hAnsi="Avenir Next Demi Bold"/>
          <w:color w:val="2F5496" w:themeColor="accent1" w:themeShade="BF"/>
          <w:sz w:val="40"/>
          <w:szCs w:val="40"/>
        </w:rPr>
        <w:sectPr w:rsidR="006535DD" w:rsidSect="006535DD">
          <w:type w:val="continuous"/>
          <w:pgSz w:w="12240" w:h="15840"/>
          <w:pgMar w:top="0" w:right="0" w:bottom="0" w:left="0" w:header="0" w:footer="720" w:gutter="0"/>
          <w:pgNumType w:start="1"/>
          <w:cols w:space="720"/>
          <w:titlePg/>
          <w:docGrid w:linePitch="360"/>
        </w:sectPr>
      </w:pPr>
    </w:p>
    <w:p w14:paraId="48169208" w14:textId="77777777" w:rsidR="006535DD" w:rsidRDefault="006535DD" w:rsidP="006535DD">
      <w:pPr>
        <w:tabs>
          <w:tab w:val="left" w:pos="1811"/>
        </w:tabs>
        <w:rPr>
          <w:rFonts w:ascii="Avenir Next Demi Bold" w:hAnsi="Avenir Next Demi Bold"/>
          <w:color w:val="2F5496" w:themeColor="accent1" w:themeShade="BF"/>
          <w:sz w:val="40"/>
          <w:szCs w:val="40"/>
        </w:rPr>
      </w:pPr>
    </w:p>
    <w:p w14:paraId="5DAC2869" w14:textId="34F16C57" w:rsidR="006535DD" w:rsidRPr="00556CCB" w:rsidRDefault="00556CCB" w:rsidP="00556CCB">
      <w:pPr>
        <w:tabs>
          <w:tab w:val="left" w:pos="1811"/>
        </w:tabs>
        <w:ind w:firstLine="720"/>
        <w:rPr>
          <w:rFonts w:ascii="Avenir Next Demi Bold" w:hAnsi="Avenir Next Demi Bold"/>
          <w:color w:val="2F5496" w:themeColor="accent1" w:themeShade="BF"/>
          <w:sz w:val="40"/>
          <w:szCs w:val="40"/>
        </w:rPr>
      </w:pPr>
      <w:r>
        <w:rPr>
          <w:rFonts w:ascii="Avenir Next Demi Bold" w:hAnsi="Avenir Next Demi Bold"/>
          <w:color w:val="2F5496" w:themeColor="accent1" w:themeShade="BF"/>
          <w:sz w:val="40"/>
          <w:szCs w:val="40"/>
        </w:rPr>
        <w:t xml:space="preserve">   </w:t>
      </w:r>
      <w:r w:rsidR="006535DD" w:rsidRPr="00BD1F32">
        <w:rPr>
          <w:rFonts w:ascii="Avenir Next Demi Bold" w:hAnsi="Avenir Next Demi Bold"/>
          <w:b/>
          <w:bCs/>
          <w:color w:val="3B3838" w:themeColor="background2" w:themeShade="40"/>
          <w:sz w:val="28"/>
          <w:szCs w:val="28"/>
        </w:rPr>
        <w:t>Business Research</w:t>
      </w:r>
    </w:p>
    <w:p w14:paraId="30971AB0"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3600" behindDoc="0" locked="0" layoutInCell="1" allowOverlap="1" wp14:anchorId="066E7D73" wp14:editId="57CF5CF9">
                <wp:simplePos x="0" y="0"/>
                <wp:positionH relativeFrom="column">
                  <wp:posOffset>637309</wp:posOffset>
                </wp:positionH>
                <wp:positionV relativeFrom="paragraph">
                  <wp:posOffset>79260</wp:posOffset>
                </wp:positionV>
                <wp:extent cx="2327564" cy="0"/>
                <wp:effectExtent l="0" t="12700" r="22225" b="12700"/>
                <wp:wrapNone/>
                <wp:docPr id="4" name="Straight Connector 4"/>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EE381D4"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2FE7A3E9" w14:textId="77777777" w:rsidR="006535DD" w:rsidRPr="00BD1F32" w:rsidRDefault="006535DD" w:rsidP="006535DD">
      <w:pPr>
        <w:tabs>
          <w:tab w:val="left" w:pos="1811"/>
        </w:tabs>
        <w:ind w:left="990"/>
        <w:rPr>
          <w:rFonts w:ascii="Avenir Next Demi Bold" w:hAnsi="Avenir Next Demi Bold"/>
          <w:color w:val="3B3838" w:themeColor="background2" w:themeShade="40"/>
          <w:sz w:val="28"/>
          <w:szCs w:val="28"/>
        </w:rPr>
      </w:pPr>
    </w:p>
    <w:tbl>
      <w:tblPr>
        <w:tblStyle w:val="GridTable5Dark-Accent1"/>
        <w:tblW w:w="0" w:type="auto"/>
        <w:tblInd w:w="1645" w:type="dxa"/>
        <w:tblLook w:val="04A0" w:firstRow="1" w:lastRow="0" w:firstColumn="1" w:lastColumn="0" w:noHBand="0" w:noVBand="1"/>
      </w:tblPr>
      <w:tblGrid>
        <w:gridCol w:w="4467"/>
        <w:gridCol w:w="4467"/>
      </w:tblGrid>
      <w:tr w:rsidR="006535DD" w:rsidRPr="00BD1F32" w14:paraId="529F2932" w14:textId="77777777" w:rsidTr="00FA4413">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5FA833C9" w14:textId="77777777" w:rsidR="00E03CBC" w:rsidRDefault="00E03CBC" w:rsidP="007A6DDD">
            <w:pPr>
              <w:tabs>
                <w:tab w:val="left" w:pos="1811"/>
              </w:tabs>
              <w:jc w:val="center"/>
              <w:rPr>
                <w:rFonts w:ascii="Avenir Next Demi Bold" w:hAnsi="Avenir Next Demi Bold"/>
              </w:rPr>
            </w:pPr>
          </w:p>
          <w:p w14:paraId="32EBCE97" w14:textId="77777777" w:rsidR="00E03CBC" w:rsidRDefault="00E03CBC" w:rsidP="007A6DDD">
            <w:pPr>
              <w:tabs>
                <w:tab w:val="left" w:pos="1811"/>
              </w:tabs>
              <w:jc w:val="center"/>
              <w:rPr>
                <w:rFonts w:ascii="Avenir Next Demi Bold" w:hAnsi="Avenir Next Demi Bold"/>
              </w:rPr>
            </w:pPr>
          </w:p>
          <w:p w14:paraId="6487F08B" w14:textId="52D7913E"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Business Name</w:t>
            </w:r>
          </w:p>
        </w:tc>
        <w:tc>
          <w:tcPr>
            <w:tcW w:w="4467" w:type="dxa"/>
            <w:shd w:val="clear" w:color="auto" w:fill="D9E2F3" w:themeFill="accent1" w:themeFillTint="33"/>
          </w:tcPr>
          <w:p w14:paraId="4E23E89A" w14:textId="08794BF3" w:rsidR="006535DD" w:rsidRPr="00FA4413" w:rsidRDefault="005C3D27" w:rsidP="007A6DDD">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rPr>
            </w:pPr>
            <w:r>
              <w:rPr>
                <w:rFonts w:ascii="Avenir Next" w:hAnsi="Avenir Next"/>
                <w:b w:val="0"/>
                <w:bCs w:val="0"/>
                <w:color w:val="3B3838" w:themeColor="background2" w:themeShade="40"/>
              </w:rPr>
              <w:t>Keyloop</w:t>
            </w:r>
          </w:p>
        </w:tc>
      </w:tr>
      <w:tr w:rsidR="006535DD" w:rsidRPr="00BD1F32" w14:paraId="6BE4AE75"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7FC349EF" w14:textId="77777777" w:rsidR="00E03CBC" w:rsidRDefault="00E03CBC" w:rsidP="007A6DDD">
            <w:pPr>
              <w:tabs>
                <w:tab w:val="left" w:pos="1811"/>
              </w:tabs>
              <w:jc w:val="center"/>
              <w:rPr>
                <w:rFonts w:ascii="Avenir Next Demi Bold" w:hAnsi="Avenir Next Demi Bold"/>
              </w:rPr>
            </w:pPr>
          </w:p>
          <w:p w14:paraId="3EFC476B" w14:textId="1B61533F"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Number of Employees</w:t>
            </w:r>
          </w:p>
        </w:tc>
        <w:tc>
          <w:tcPr>
            <w:tcW w:w="4467" w:type="dxa"/>
          </w:tcPr>
          <w:p w14:paraId="6F4CAF0E" w14:textId="380AB106" w:rsidR="006535DD" w:rsidRPr="00BD1F32" w:rsidRDefault="00273944"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273944">
              <w:rPr>
                <w:rFonts w:ascii="Avenir Next" w:hAnsi="Avenir Next"/>
                <w:color w:val="3B3838" w:themeColor="background2" w:themeShade="40"/>
              </w:rPr>
              <w:t>5000</w:t>
            </w:r>
          </w:p>
        </w:tc>
      </w:tr>
      <w:tr w:rsidR="006535DD" w:rsidRPr="00BD1F32" w14:paraId="70E45ECB" w14:textId="77777777" w:rsidTr="00FA4413">
        <w:trPr>
          <w:trHeight w:val="712"/>
        </w:trPr>
        <w:tc>
          <w:tcPr>
            <w:cnfStyle w:val="001000000000" w:firstRow="0" w:lastRow="0" w:firstColumn="1" w:lastColumn="0" w:oddVBand="0" w:evenVBand="0" w:oddHBand="0" w:evenHBand="0" w:firstRowFirstColumn="0" w:firstRowLastColumn="0" w:lastRowFirstColumn="0" w:lastRowLastColumn="0"/>
            <w:tcW w:w="4467" w:type="dxa"/>
          </w:tcPr>
          <w:p w14:paraId="30F7860C" w14:textId="77777777" w:rsidR="00E03CBC" w:rsidRDefault="00E03CBC" w:rsidP="007A6DDD">
            <w:pPr>
              <w:tabs>
                <w:tab w:val="left" w:pos="1811"/>
              </w:tabs>
              <w:jc w:val="center"/>
              <w:rPr>
                <w:rFonts w:ascii="Avenir Next Demi Bold" w:hAnsi="Avenir Next Demi Bold"/>
              </w:rPr>
            </w:pPr>
          </w:p>
          <w:p w14:paraId="448DC582" w14:textId="77777777" w:rsidR="00E03CBC" w:rsidRDefault="00E03CBC" w:rsidP="007A6DDD">
            <w:pPr>
              <w:tabs>
                <w:tab w:val="left" w:pos="1811"/>
              </w:tabs>
              <w:jc w:val="center"/>
              <w:rPr>
                <w:rFonts w:ascii="Avenir Next Demi Bold" w:hAnsi="Avenir Next Demi Bold"/>
              </w:rPr>
            </w:pPr>
          </w:p>
          <w:p w14:paraId="3F05C0CE" w14:textId="22DE4870"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Location(s)</w:t>
            </w:r>
          </w:p>
        </w:tc>
        <w:tc>
          <w:tcPr>
            <w:tcW w:w="4467" w:type="dxa"/>
          </w:tcPr>
          <w:p w14:paraId="7A4BF24E" w14:textId="77777777" w:rsidR="005C3D27" w:rsidRPr="005C3D27" w:rsidRDefault="005C3D27" w:rsidP="005C3D27">
            <w:pPr>
              <w:tabs>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rPr>
            </w:pPr>
            <w:r w:rsidRPr="005C3D27">
              <w:rPr>
                <w:rFonts w:ascii="Avenir Next" w:hAnsi="Avenir Next"/>
                <w:color w:val="3B3838" w:themeColor="background2" w:themeShade="40"/>
              </w:rPr>
              <w:t>- Headquarters: Reading, UK</w:t>
            </w:r>
          </w:p>
          <w:p w14:paraId="4E9B960B" w14:textId="77777777" w:rsidR="005C3D27" w:rsidRPr="005C3D27" w:rsidRDefault="005C3D27" w:rsidP="005C3D27">
            <w:pPr>
              <w:tabs>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rPr>
            </w:pPr>
            <w:r w:rsidRPr="005C3D27">
              <w:rPr>
                <w:rFonts w:ascii="Avenir Next" w:hAnsi="Avenir Next"/>
                <w:color w:val="3B3838" w:themeColor="background2" w:themeShade="40"/>
              </w:rPr>
              <w:t>- South Africa Office: WeWork, 155 West Street, Sandton, Johannesburg</w:t>
            </w:r>
          </w:p>
          <w:p w14:paraId="41D7F9A4" w14:textId="77777777" w:rsidR="005C3D27" w:rsidRPr="005C3D27" w:rsidRDefault="005C3D27" w:rsidP="005C3D27">
            <w:pPr>
              <w:tabs>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rPr>
            </w:pPr>
            <w:r w:rsidRPr="005C3D27">
              <w:rPr>
                <w:rFonts w:ascii="Avenir Next" w:hAnsi="Avenir Next"/>
                <w:color w:val="3B3838" w:themeColor="background2" w:themeShade="40"/>
              </w:rPr>
              <w:t>- India Office: Hyderabad</w:t>
            </w:r>
          </w:p>
          <w:p w14:paraId="5AC273E1" w14:textId="7014AE04" w:rsidR="006535DD" w:rsidRPr="005C3D27" w:rsidRDefault="005C3D27" w:rsidP="007A6DDD">
            <w:pPr>
              <w:tabs>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rPr>
            </w:pPr>
            <w:r w:rsidRPr="005C3D27">
              <w:rPr>
                <w:rFonts w:ascii="Avenir Next" w:hAnsi="Avenir Next"/>
                <w:color w:val="3B3838" w:themeColor="background2" w:themeShade="40"/>
              </w:rPr>
              <w:t>- Additional offices worldwide (Europe, North America, Asia)</w:t>
            </w:r>
          </w:p>
        </w:tc>
      </w:tr>
      <w:tr w:rsidR="006535DD" w:rsidRPr="00BD1F32" w14:paraId="7B50690A"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38F98532" w14:textId="77777777" w:rsidR="00E03CBC" w:rsidRDefault="00E03CBC" w:rsidP="007A6DDD">
            <w:pPr>
              <w:tabs>
                <w:tab w:val="left" w:pos="1811"/>
              </w:tabs>
              <w:jc w:val="center"/>
              <w:rPr>
                <w:rFonts w:ascii="Avenir Next Demi Bold" w:hAnsi="Avenir Next Demi Bold"/>
              </w:rPr>
            </w:pPr>
          </w:p>
          <w:p w14:paraId="04158CB5" w14:textId="0DDED762"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 xml:space="preserve">How long has the company </w:t>
            </w:r>
          </w:p>
          <w:p w14:paraId="49C3B214" w14:textId="77777777"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been in business</w:t>
            </w:r>
          </w:p>
        </w:tc>
        <w:tc>
          <w:tcPr>
            <w:tcW w:w="4467" w:type="dxa"/>
          </w:tcPr>
          <w:p w14:paraId="05DF11AA" w14:textId="6C9F57EC" w:rsidR="005C3D27" w:rsidRPr="005C3D27" w:rsidRDefault="005C3D27" w:rsidP="005C3D27">
            <w:p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5C3D27">
              <w:rPr>
                <w:rFonts w:ascii="Avenir Next" w:hAnsi="Avenir Next"/>
                <w:color w:val="3B3838" w:themeColor="background2" w:themeShade="40"/>
                <w:lang w:val="en-ZA"/>
              </w:rPr>
              <w:t>Founded in 1976 (formerly CDK Global International, rebranded as Keyloop in 2021)</w:t>
            </w:r>
          </w:p>
          <w:p w14:paraId="73937730" w14:textId="61B8B405" w:rsidR="006535DD" w:rsidRPr="00BD1F32" w:rsidRDefault="006535DD"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p>
        </w:tc>
      </w:tr>
      <w:tr w:rsidR="006535DD" w:rsidRPr="00BD1F32" w14:paraId="1EC5BAD6" w14:textId="77777777" w:rsidTr="00FA4413">
        <w:trPr>
          <w:trHeight w:val="674"/>
        </w:trPr>
        <w:tc>
          <w:tcPr>
            <w:cnfStyle w:val="001000000000" w:firstRow="0" w:lastRow="0" w:firstColumn="1" w:lastColumn="0" w:oddVBand="0" w:evenVBand="0" w:oddHBand="0" w:evenHBand="0" w:firstRowFirstColumn="0" w:firstRowLastColumn="0" w:lastRowFirstColumn="0" w:lastRowLastColumn="0"/>
            <w:tcW w:w="4467" w:type="dxa"/>
          </w:tcPr>
          <w:p w14:paraId="24DA9A31" w14:textId="77777777" w:rsidR="00E03CBC" w:rsidRDefault="00E03CBC" w:rsidP="007A6DDD">
            <w:pPr>
              <w:tabs>
                <w:tab w:val="left" w:pos="1811"/>
              </w:tabs>
              <w:jc w:val="center"/>
              <w:rPr>
                <w:rFonts w:ascii="Avenir Next Demi Bold" w:hAnsi="Avenir Next Demi Bold"/>
              </w:rPr>
            </w:pPr>
          </w:p>
          <w:p w14:paraId="27EE3515" w14:textId="77777777" w:rsidR="00E03CBC" w:rsidRDefault="00E03CBC" w:rsidP="007A6DDD">
            <w:pPr>
              <w:tabs>
                <w:tab w:val="left" w:pos="1811"/>
              </w:tabs>
              <w:jc w:val="center"/>
              <w:rPr>
                <w:rFonts w:ascii="Avenir Next Demi Bold" w:hAnsi="Avenir Next Demi Bold"/>
              </w:rPr>
            </w:pPr>
          </w:p>
          <w:p w14:paraId="56DAA788" w14:textId="715A1540"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Purpose of the Business</w:t>
            </w:r>
          </w:p>
        </w:tc>
        <w:tc>
          <w:tcPr>
            <w:tcW w:w="4467" w:type="dxa"/>
          </w:tcPr>
          <w:p w14:paraId="1D59F2D6" w14:textId="4798E46E" w:rsidR="006535DD" w:rsidRPr="00BD1F32" w:rsidRDefault="005C3D27" w:rsidP="007A6DDD">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5C3D27">
              <w:rPr>
                <w:rFonts w:ascii="Avenir Next" w:hAnsi="Avenir Next"/>
                <w:color w:val="3B3838" w:themeColor="background2" w:themeShade="40"/>
              </w:rPr>
              <w:t>Keyloop provides automotive retail technology solutions, connecting dealerships, manufacturers, and customers. Their platforms streamline sales, service, marketing, and inventory management, helping dealerships deliver better customer experiences.</w:t>
            </w:r>
          </w:p>
        </w:tc>
      </w:tr>
      <w:tr w:rsidR="006535DD" w:rsidRPr="00BD1F32" w14:paraId="6B49F71F"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0FBDA69E" w14:textId="77777777" w:rsidR="00E03CBC" w:rsidRDefault="00E03CBC" w:rsidP="007A6DDD">
            <w:pPr>
              <w:tabs>
                <w:tab w:val="left" w:pos="1811"/>
              </w:tabs>
              <w:jc w:val="center"/>
              <w:rPr>
                <w:rFonts w:ascii="Avenir Next Demi Bold" w:hAnsi="Avenir Next Demi Bold"/>
              </w:rPr>
            </w:pPr>
          </w:p>
          <w:p w14:paraId="229D54F9" w14:textId="787731C7"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Existing Technologies</w:t>
            </w:r>
          </w:p>
        </w:tc>
        <w:tc>
          <w:tcPr>
            <w:tcW w:w="4467" w:type="dxa"/>
          </w:tcPr>
          <w:p w14:paraId="3F034878" w14:textId="17453FB9" w:rsidR="005C3D27" w:rsidRPr="005C3D27" w:rsidRDefault="005C3D27" w:rsidP="005C3D27">
            <w:p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5C3D27">
              <w:rPr>
                <w:rFonts w:ascii="Avenir Next" w:hAnsi="Avenir Next"/>
                <w:b/>
                <w:bCs/>
                <w:color w:val="3B3838" w:themeColor="background2" w:themeShade="40"/>
                <w:lang w:val="en-ZA"/>
              </w:rPr>
              <w:t>Dealer Management System (DMS): Autoline</w:t>
            </w:r>
          </w:p>
          <w:p w14:paraId="7BFFF3D7" w14:textId="77777777" w:rsidR="005C3D27" w:rsidRPr="005C3D27" w:rsidRDefault="005C3D27" w:rsidP="005C3D27">
            <w:pPr>
              <w:numPr>
                <w:ilvl w:val="0"/>
                <w:numId w:val="4"/>
              </w:num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5C3D27">
              <w:rPr>
                <w:rFonts w:ascii="Avenir Next" w:hAnsi="Avenir Next"/>
                <w:b/>
                <w:bCs/>
                <w:color w:val="3B3838" w:themeColor="background2" w:themeShade="40"/>
                <w:lang w:val="en-ZA"/>
              </w:rPr>
              <w:t>Autoline Drive</w:t>
            </w:r>
            <w:r w:rsidRPr="005C3D27">
              <w:rPr>
                <w:rFonts w:ascii="Avenir Next" w:hAnsi="Avenir Next"/>
                <w:color w:val="3B3838" w:themeColor="background2" w:themeShade="40"/>
                <w:lang w:val="en-ZA"/>
              </w:rPr>
              <w:t xml:space="preserve"> (modern version)</w:t>
            </w:r>
          </w:p>
          <w:p w14:paraId="253A6D8D" w14:textId="77777777" w:rsidR="005C3D27" w:rsidRPr="005C3D27" w:rsidRDefault="005C3D27" w:rsidP="005C3D27">
            <w:pPr>
              <w:numPr>
                <w:ilvl w:val="0"/>
                <w:numId w:val="4"/>
              </w:num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5C3D27">
              <w:rPr>
                <w:rFonts w:ascii="Avenir Next" w:hAnsi="Avenir Next"/>
                <w:b/>
                <w:bCs/>
                <w:color w:val="3B3838" w:themeColor="background2" w:themeShade="40"/>
                <w:lang w:val="en-ZA"/>
              </w:rPr>
              <w:t>Autoline Rev8</w:t>
            </w:r>
            <w:r w:rsidRPr="005C3D27">
              <w:rPr>
                <w:rFonts w:ascii="Avenir Next" w:hAnsi="Avenir Next"/>
                <w:color w:val="3B3838" w:themeColor="background2" w:themeShade="40"/>
                <w:lang w:val="en-ZA"/>
              </w:rPr>
              <w:t xml:space="preserve"> (legacy version still in use at some dealerships)</w:t>
            </w:r>
          </w:p>
          <w:p w14:paraId="4D898A2C" w14:textId="77777777" w:rsidR="005C3D27" w:rsidRPr="005C3D27" w:rsidRDefault="005C3D27" w:rsidP="005C3D27">
            <w:p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5C3D27">
              <w:rPr>
                <w:rFonts w:ascii="Avenir Next" w:hAnsi="Avenir Next"/>
                <w:color w:val="3B3838" w:themeColor="background2" w:themeShade="40"/>
                <w:lang w:val="en-ZA"/>
              </w:rPr>
              <w:t>Customer Relationship Management (CRM) platforms</w:t>
            </w:r>
          </w:p>
          <w:p w14:paraId="30868C8E" w14:textId="77777777" w:rsidR="005C3D27" w:rsidRPr="005C3D27" w:rsidRDefault="005C3D27" w:rsidP="005C3D27">
            <w:p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5C3D27">
              <w:rPr>
                <w:rFonts w:ascii="Avenir Next" w:hAnsi="Avenir Next"/>
                <w:color w:val="3B3838" w:themeColor="background2" w:themeShade="40"/>
                <w:lang w:val="en-ZA"/>
              </w:rPr>
              <w:t>Cloud-based applications for dealership operations</w:t>
            </w:r>
          </w:p>
          <w:p w14:paraId="34CB03DF" w14:textId="77777777" w:rsidR="005C3D27" w:rsidRPr="005C3D27" w:rsidRDefault="005C3D27" w:rsidP="005C3D27">
            <w:p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5C3D27">
              <w:rPr>
                <w:rFonts w:ascii="Avenir Next" w:hAnsi="Avenir Next"/>
                <w:color w:val="3B3838" w:themeColor="background2" w:themeShade="40"/>
                <w:lang w:val="en-ZA"/>
              </w:rPr>
              <w:t>Analytics and AI-driven insights</w:t>
            </w:r>
          </w:p>
          <w:p w14:paraId="6B604525" w14:textId="77777777" w:rsidR="005C3D27" w:rsidRPr="005C3D27" w:rsidRDefault="005C3D27" w:rsidP="005C3D27">
            <w:p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5C3D27">
              <w:rPr>
                <w:rFonts w:ascii="Avenir Next" w:hAnsi="Avenir Next"/>
                <w:color w:val="3B3838" w:themeColor="background2" w:themeShade="40"/>
                <w:lang w:val="en-ZA"/>
              </w:rPr>
              <w:t>Collaboration tools (Microsoft 365, Teams, etc.)</w:t>
            </w:r>
          </w:p>
          <w:p w14:paraId="08D194E6" w14:textId="47E865DC" w:rsidR="006535DD" w:rsidRPr="00BD1F32" w:rsidRDefault="005C3D27" w:rsidP="005C3D27">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5C3D27">
              <w:rPr>
                <w:rFonts w:ascii="Avenir Next" w:hAnsi="Avenir Next"/>
                <w:color w:val="3B3838" w:themeColor="background2" w:themeShade="40"/>
                <w:lang w:val="en-ZA"/>
              </w:rPr>
              <w:t>Regional offices using shared workspace infrastructure (e.g., WeWork Sandton</w:t>
            </w:r>
          </w:p>
        </w:tc>
      </w:tr>
      <w:tr w:rsidR="006535DD" w:rsidRPr="00BD1F32" w14:paraId="792CBC65" w14:textId="77777777" w:rsidTr="00FA4413">
        <w:trPr>
          <w:trHeight w:val="674"/>
        </w:trPr>
        <w:tc>
          <w:tcPr>
            <w:cnfStyle w:val="001000000000" w:firstRow="0" w:lastRow="0" w:firstColumn="1" w:lastColumn="0" w:oddVBand="0" w:evenVBand="0" w:oddHBand="0" w:evenHBand="0" w:firstRowFirstColumn="0" w:firstRowLastColumn="0" w:lastRowFirstColumn="0" w:lastRowLastColumn="0"/>
            <w:tcW w:w="4467" w:type="dxa"/>
          </w:tcPr>
          <w:p w14:paraId="175F95F2" w14:textId="77777777" w:rsidR="00E03CBC" w:rsidRDefault="00E03CBC" w:rsidP="007A6DDD">
            <w:pPr>
              <w:tabs>
                <w:tab w:val="left" w:pos="1811"/>
              </w:tabs>
              <w:jc w:val="center"/>
              <w:rPr>
                <w:rFonts w:ascii="Avenir Next Demi Bold" w:hAnsi="Avenir Next Demi Bold"/>
              </w:rPr>
            </w:pPr>
          </w:p>
          <w:p w14:paraId="58FDEA95" w14:textId="77777777" w:rsidR="00E03CBC" w:rsidRDefault="00E03CBC" w:rsidP="007A6DDD">
            <w:pPr>
              <w:tabs>
                <w:tab w:val="left" w:pos="1811"/>
              </w:tabs>
              <w:jc w:val="center"/>
              <w:rPr>
                <w:rFonts w:ascii="Avenir Next Demi Bold" w:hAnsi="Avenir Next Demi Bold"/>
              </w:rPr>
            </w:pPr>
          </w:p>
          <w:p w14:paraId="0F9A499D" w14:textId="49082846" w:rsidR="006535DD" w:rsidRPr="00E03CBC" w:rsidRDefault="006535DD" w:rsidP="007A6DDD">
            <w:pPr>
              <w:tabs>
                <w:tab w:val="left" w:pos="1811"/>
              </w:tabs>
              <w:jc w:val="center"/>
              <w:rPr>
                <w:rFonts w:ascii="Avenir Next Demi Bold" w:hAnsi="Avenir Next Demi Bold"/>
              </w:rPr>
            </w:pPr>
            <w:r w:rsidRPr="00E03CBC">
              <w:rPr>
                <w:rFonts w:ascii="Avenir Next Demi Bold" w:hAnsi="Avenir Next Demi Bold"/>
              </w:rPr>
              <w:t>Other Notes</w:t>
            </w:r>
          </w:p>
        </w:tc>
        <w:tc>
          <w:tcPr>
            <w:tcW w:w="4467" w:type="dxa"/>
          </w:tcPr>
          <w:p w14:paraId="2D06CE7F" w14:textId="60751C56" w:rsidR="006535DD" w:rsidRPr="00BD1F32" w:rsidRDefault="00B32A37" w:rsidP="007A6DDD">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B32A37">
              <w:rPr>
                <w:rFonts w:ascii="Avenir Next" w:hAnsi="Avenir Next"/>
                <w:color w:val="3B3838" w:themeColor="background2" w:themeShade="40"/>
              </w:rPr>
              <w:t xml:space="preserve">Some dealerships still rely on Autoline Rev8, which limits integration and scalability. Migrating to cloud-based Autoline Drive will improve performance </w:t>
            </w:r>
            <w:r w:rsidRPr="00B32A37">
              <w:rPr>
                <w:rFonts w:ascii="Avenir Next" w:hAnsi="Avenir Next"/>
                <w:color w:val="3B3838" w:themeColor="background2" w:themeShade="40"/>
              </w:rPr>
              <w:lastRenderedPageBreak/>
              <w:t>and compatibility with modern CRM and analytics tools.</w:t>
            </w:r>
          </w:p>
        </w:tc>
      </w:tr>
    </w:tbl>
    <w:p w14:paraId="44445BDD" w14:textId="71D222ED" w:rsidR="006535DD" w:rsidRPr="00980ACC" w:rsidRDefault="006535DD" w:rsidP="006535DD">
      <w:pPr>
        <w:tabs>
          <w:tab w:val="left" w:pos="1811"/>
        </w:tabs>
        <w:ind w:left="990"/>
        <w:rPr>
          <w:rFonts w:ascii="Avenir Next Demi Bold" w:hAnsi="Avenir Next Demi Bold"/>
          <w:sz w:val="28"/>
          <w:szCs w:val="28"/>
        </w:rPr>
      </w:pPr>
    </w:p>
    <w:p w14:paraId="0A6731D3" w14:textId="77777777" w:rsidR="00E03CBC" w:rsidRDefault="00E03CBC" w:rsidP="006535DD">
      <w:pPr>
        <w:ind w:left="990" w:right="900"/>
        <w:rPr>
          <w:rFonts w:ascii="Avenir Next Demi Bold" w:hAnsi="Avenir Next Demi Bold"/>
          <w:b/>
          <w:bCs/>
          <w:color w:val="3B3838" w:themeColor="background2" w:themeShade="40"/>
          <w:sz w:val="28"/>
          <w:szCs w:val="28"/>
        </w:rPr>
      </w:pPr>
    </w:p>
    <w:p w14:paraId="416F7F51" w14:textId="7C5600BC"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t>Deployment Model</w:t>
      </w:r>
    </w:p>
    <w:p w14:paraId="6D742475" w14:textId="22A201E9"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4624" behindDoc="0" locked="0" layoutInCell="1" allowOverlap="1" wp14:anchorId="492E9F23" wp14:editId="1C4AF1B0">
                <wp:simplePos x="0" y="0"/>
                <wp:positionH relativeFrom="column">
                  <wp:posOffset>637309</wp:posOffset>
                </wp:positionH>
                <wp:positionV relativeFrom="paragraph">
                  <wp:posOffset>79260</wp:posOffset>
                </wp:positionV>
                <wp:extent cx="2327564" cy="0"/>
                <wp:effectExtent l="0" t="12700" r="22225" b="12700"/>
                <wp:wrapNone/>
                <wp:docPr id="5" name="Straight Connector 5"/>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E19D103"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6087F967" w14:textId="77777777" w:rsidR="00DF2A66" w:rsidRPr="00DF2A66" w:rsidRDefault="00DF2A66" w:rsidP="00DF2A66">
      <w:pPr>
        <w:ind w:left="990" w:right="900"/>
        <w:rPr>
          <w:rFonts w:ascii="Avenir Next" w:eastAsia="Times New Roman" w:hAnsi="Avenir Next" w:cs="Open Sans"/>
          <w:color w:val="3B3838" w:themeColor="background2" w:themeShade="40"/>
          <w:lang w:val="en-ZA"/>
        </w:rPr>
      </w:pPr>
      <w:r w:rsidRPr="00DF2A66">
        <w:rPr>
          <w:rFonts w:ascii="Avenir Next" w:eastAsia="Times New Roman" w:hAnsi="Avenir Next" w:cs="Open Sans"/>
          <w:color w:val="3B3838" w:themeColor="background2" w:themeShade="40"/>
          <w:lang w:val="en-ZA"/>
        </w:rPr>
        <w:t xml:space="preserve">Keyloop requires a Hybrid Cloud deployment to balance compliance, security, and scalability across its global operations. Sensitive dealership and customer data will remain in secure private cloud environments to comply with regional data sovereignty laws such as GDPR in Europe and POPIA in South Africa. Meanwhile, public cloud resources will be leveraged for customer-facing applications, analytics, and collaboration tools, ensuring cost efficiency and global accessibility. By distributing workloads across multiple regions, including the UK, South Africa, and India, Keyloop can achieve high availability and resilience against localized outages. This hybrid approach provides the flexibility to meet regulatory requirements while enabling innovation and scalability across </w:t>
      </w:r>
      <w:proofErr w:type="spellStart"/>
      <w:r w:rsidRPr="00DF2A66">
        <w:rPr>
          <w:rFonts w:ascii="Avenir Next" w:eastAsia="Times New Roman" w:hAnsi="Avenir Next" w:cs="Open Sans"/>
          <w:color w:val="3B3838" w:themeColor="background2" w:themeShade="40"/>
          <w:lang w:val="en-ZA"/>
        </w:rPr>
        <w:t>Keyloop’s</w:t>
      </w:r>
      <w:proofErr w:type="spellEnd"/>
      <w:r w:rsidRPr="00DF2A66">
        <w:rPr>
          <w:rFonts w:ascii="Avenir Next" w:eastAsia="Times New Roman" w:hAnsi="Avenir Next" w:cs="Open Sans"/>
          <w:color w:val="3B3838" w:themeColor="background2" w:themeShade="40"/>
          <w:lang w:val="en-ZA"/>
        </w:rPr>
        <w:t xml:space="preserve"> worldwide footprint.</w:t>
      </w:r>
    </w:p>
    <w:p w14:paraId="1BA79B23" w14:textId="45ADA9A5" w:rsidR="006535DD" w:rsidRPr="006535DD" w:rsidRDefault="006535DD" w:rsidP="006535DD">
      <w:pPr>
        <w:ind w:right="900"/>
        <w:rPr>
          <w:rFonts w:ascii="Avenir Next" w:eastAsia="Times New Roman" w:hAnsi="Avenir Next" w:cs="Times New Roman"/>
          <w:color w:val="3B3838" w:themeColor="background2" w:themeShade="40"/>
        </w:rPr>
      </w:pPr>
    </w:p>
    <w:p w14:paraId="336A4807" w14:textId="6B822959"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Service</w:t>
      </w:r>
      <w:r w:rsidRPr="00BD1F32">
        <w:rPr>
          <w:rFonts w:ascii="Avenir Next Demi Bold" w:hAnsi="Avenir Next Demi Bold"/>
          <w:b/>
          <w:bCs/>
          <w:color w:val="3B3838" w:themeColor="background2" w:themeShade="40"/>
          <w:sz w:val="28"/>
          <w:szCs w:val="28"/>
        </w:rPr>
        <w:t xml:space="preserve"> Model</w:t>
      </w:r>
    </w:p>
    <w:p w14:paraId="0F59F2A9" w14:textId="6670CAEF"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7696" behindDoc="0" locked="0" layoutInCell="1" allowOverlap="1" wp14:anchorId="238779A5" wp14:editId="1FEE8551">
                <wp:simplePos x="0" y="0"/>
                <wp:positionH relativeFrom="column">
                  <wp:posOffset>637309</wp:posOffset>
                </wp:positionH>
                <wp:positionV relativeFrom="paragraph">
                  <wp:posOffset>79260</wp:posOffset>
                </wp:positionV>
                <wp:extent cx="2327564" cy="0"/>
                <wp:effectExtent l="0" t="12700" r="22225" b="12700"/>
                <wp:wrapNone/>
                <wp:docPr id="6" name="Straight Connector 6"/>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D7A5899" id="Straight Connector 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7CB0007E" w14:textId="77777777" w:rsidR="00DF2A66" w:rsidRPr="00DF2A66" w:rsidRDefault="00DF2A66" w:rsidP="00DF2A66">
      <w:pPr>
        <w:ind w:left="990" w:right="900"/>
        <w:rPr>
          <w:rFonts w:ascii="Avenir Next" w:eastAsia="Times New Roman" w:hAnsi="Avenir Next" w:cs="Open Sans"/>
          <w:color w:val="3B3838" w:themeColor="background2" w:themeShade="40"/>
          <w:lang w:val="en-ZA"/>
        </w:rPr>
      </w:pPr>
      <w:r w:rsidRPr="00DF2A66">
        <w:rPr>
          <w:rFonts w:ascii="Avenir Next" w:eastAsia="Times New Roman" w:hAnsi="Avenir Next" w:cs="Open Sans"/>
          <w:color w:val="3B3838" w:themeColor="background2" w:themeShade="40"/>
          <w:lang w:val="en-ZA"/>
        </w:rPr>
        <w:t xml:space="preserve">Keyloop will adopt a multi-layered service model that combines Software as a Service (SaaS), Platform as a Service (PaaS), and Infrastructure as a Service (IaaS). SaaS will provide dealerships with subscription-based access to CRM platforms, Autoline DMS, and analytics tools, reducing reliance on local infrastructure and ensuring seamless updates across global offices. PaaS will enable </w:t>
      </w:r>
      <w:proofErr w:type="spellStart"/>
      <w:r w:rsidRPr="00DF2A66">
        <w:rPr>
          <w:rFonts w:ascii="Avenir Next" w:eastAsia="Times New Roman" w:hAnsi="Avenir Next" w:cs="Open Sans"/>
          <w:color w:val="3B3838" w:themeColor="background2" w:themeShade="40"/>
          <w:lang w:val="en-ZA"/>
        </w:rPr>
        <w:t>Keyloop’s</w:t>
      </w:r>
      <w:proofErr w:type="spellEnd"/>
      <w:r w:rsidRPr="00DF2A66">
        <w:rPr>
          <w:rFonts w:ascii="Avenir Next" w:eastAsia="Times New Roman" w:hAnsi="Avenir Next" w:cs="Open Sans"/>
          <w:color w:val="3B3838" w:themeColor="background2" w:themeShade="40"/>
          <w:lang w:val="en-ZA"/>
        </w:rPr>
        <w:t xml:space="preserve"> developers to build, customize, and integrate dealership-specific solutions on cloud-native platforms, accelerating innovation and supporting continuous improvement. IaaS will deliver scalable hosting infrastructure for global operations, allowing Keyloop to expand capacity during peak dealership demand without investing in new hardware. Together, these models reduce IT overhead, improve agility, and align with </w:t>
      </w:r>
      <w:proofErr w:type="spellStart"/>
      <w:r w:rsidRPr="00DF2A66">
        <w:rPr>
          <w:rFonts w:ascii="Avenir Next" w:eastAsia="Times New Roman" w:hAnsi="Avenir Next" w:cs="Open Sans"/>
          <w:color w:val="3B3838" w:themeColor="background2" w:themeShade="40"/>
          <w:lang w:val="en-ZA"/>
        </w:rPr>
        <w:t>Keyloop’s</w:t>
      </w:r>
      <w:proofErr w:type="spellEnd"/>
      <w:r w:rsidRPr="00DF2A66">
        <w:rPr>
          <w:rFonts w:ascii="Avenir Next" w:eastAsia="Times New Roman" w:hAnsi="Avenir Next" w:cs="Open Sans"/>
          <w:color w:val="3B3838" w:themeColor="background2" w:themeShade="40"/>
          <w:lang w:val="en-ZA"/>
        </w:rPr>
        <w:t xml:space="preserve"> strategic goal of modernizing dealership platforms while supporting global collaboration.</w:t>
      </w:r>
    </w:p>
    <w:p w14:paraId="2CA6287E" w14:textId="75A56434" w:rsidR="006535DD" w:rsidRPr="00BD1F32" w:rsidRDefault="006535DD" w:rsidP="006535DD">
      <w:pPr>
        <w:tabs>
          <w:tab w:val="left" w:pos="1811"/>
        </w:tabs>
        <w:ind w:left="1440"/>
        <w:rPr>
          <w:rFonts w:ascii="Avenir Next Demi Bold" w:hAnsi="Avenir Next Demi Bold"/>
          <w:color w:val="3B3838" w:themeColor="background2" w:themeShade="40"/>
        </w:rPr>
      </w:pPr>
    </w:p>
    <w:p w14:paraId="7D6C342C" w14:textId="3F44782A"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t>Cloud Design for your Business</w:t>
      </w:r>
    </w:p>
    <w:p w14:paraId="3B1A8A59" w14:textId="64EC4AAF"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5648" behindDoc="0" locked="0" layoutInCell="1" allowOverlap="1" wp14:anchorId="3B78DC49" wp14:editId="2F116999">
                <wp:simplePos x="0" y="0"/>
                <wp:positionH relativeFrom="column">
                  <wp:posOffset>635000</wp:posOffset>
                </wp:positionH>
                <wp:positionV relativeFrom="paragraph">
                  <wp:posOffset>74295</wp:posOffset>
                </wp:positionV>
                <wp:extent cx="2667000" cy="0"/>
                <wp:effectExtent l="0" t="12700" r="12700" b="12700"/>
                <wp:wrapNone/>
                <wp:docPr id="7" name="Straight Connector 7"/>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2FBE71F" id="Straight Connector 7"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6CECE23A" w14:textId="4186D708" w:rsidR="00101BCA" w:rsidRDefault="00101BCA" w:rsidP="00101BCA">
      <w:pPr>
        <w:ind w:left="990" w:right="900"/>
        <w:rPr>
          <w:rFonts w:ascii="Avenir Next" w:eastAsia="Times New Roman" w:hAnsi="Avenir Next" w:cs="Open Sans"/>
          <w:color w:val="3B3838" w:themeColor="background2" w:themeShade="40"/>
          <w:lang w:val="en-ZA"/>
        </w:rPr>
      </w:pPr>
      <w:proofErr w:type="spellStart"/>
      <w:r w:rsidRPr="00101BCA">
        <w:rPr>
          <w:rFonts w:ascii="Avenir Next" w:eastAsia="Times New Roman" w:hAnsi="Avenir Next" w:cs="Open Sans"/>
          <w:color w:val="3B3838" w:themeColor="background2" w:themeShade="40"/>
          <w:lang w:val="en-ZA"/>
        </w:rPr>
        <w:t>Keyloop’s</w:t>
      </w:r>
      <w:proofErr w:type="spellEnd"/>
      <w:r w:rsidRPr="00101BCA">
        <w:rPr>
          <w:rFonts w:ascii="Avenir Next" w:eastAsia="Times New Roman" w:hAnsi="Avenir Next" w:cs="Open Sans"/>
          <w:color w:val="3B3838" w:themeColor="background2" w:themeShade="40"/>
          <w:lang w:val="en-ZA"/>
        </w:rPr>
        <w:t xml:space="preserve"> cloud solution will incorporate redundancy by replicating dealership and customer data across multiple regions. This ensures that if one data </w:t>
      </w:r>
      <w:proofErr w:type="spellStart"/>
      <w:r w:rsidRPr="00101BCA">
        <w:rPr>
          <w:rFonts w:ascii="Avenir Next" w:eastAsia="Times New Roman" w:hAnsi="Avenir Next" w:cs="Open Sans"/>
          <w:color w:val="3B3838" w:themeColor="background2" w:themeShade="40"/>
          <w:lang w:val="en-ZA"/>
        </w:rPr>
        <w:t>center</w:t>
      </w:r>
      <w:proofErr w:type="spellEnd"/>
      <w:r w:rsidRPr="00101BCA">
        <w:rPr>
          <w:rFonts w:ascii="Avenir Next" w:eastAsia="Times New Roman" w:hAnsi="Avenir Next" w:cs="Open Sans"/>
          <w:color w:val="3B3838" w:themeColor="background2" w:themeShade="40"/>
          <w:lang w:val="en-ZA"/>
        </w:rPr>
        <w:t xml:space="preserve"> experiences downtime, another can seamlessly take over, protecting critical operations. High availability will be achieved through load balancing and clustering, allowing dealership systems to remain accessible during peak demand or hardware failures.</w:t>
      </w:r>
    </w:p>
    <w:p w14:paraId="16E7E7B4" w14:textId="69A6F006" w:rsidR="00101BCA" w:rsidRPr="00101BCA" w:rsidRDefault="00101BCA" w:rsidP="00101BCA">
      <w:pPr>
        <w:ind w:left="990" w:right="900"/>
        <w:rPr>
          <w:rFonts w:ascii="Avenir Next" w:eastAsia="Times New Roman" w:hAnsi="Avenir Next" w:cs="Open Sans"/>
          <w:color w:val="3B3838" w:themeColor="background2" w:themeShade="40"/>
          <w:lang w:val="en-ZA"/>
        </w:rPr>
      </w:pPr>
    </w:p>
    <w:p w14:paraId="56AFB7F1" w14:textId="430671C1" w:rsidR="00101BCA" w:rsidRPr="00101BCA" w:rsidRDefault="00101BCA" w:rsidP="00101BCA">
      <w:pPr>
        <w:ind w:left="990" w:right="900"/>
        <w:rPr>
          <w:rFonts w:ascii="Avenir Next" w:eastAsia="Times New Roman" w:hAnsi="Avenir Next" w:cs="Open Sans"/>
          <w:color w:val="3B3838" w:themeColor="background2" w:themeShade="40"/>
          <w:lang w:val="en-ZA"/>
        </w:rPr>
      </w:pPr>
      <w:r w:rsidRPr="00101BCA">
        <w:rPr>
          <w:rFonts w:ascii="Avenir Next" w:eastAsia="Times New Roman" w:hAnsi="Avenir Next" w:cs="Open Sans"/>
          <w:color w:val="3B3838" w:themeColor="background2" w:themeShade="40"/>
          <w:lang w:val="en-ZA"/>
        </w:rPr>
        <w:t>For disaster recovery, automated backups will be scheduled daily, with recovery sites established in different geographic regions to meet compliance requirements. Recovery testing will be performed quarterly to ensure that Dealer Management Systems (DMS) and CRM platforms can be restored quickly, minimizing downtime and safeguarding dealership operations worldwide.</w:t>
      </w:r>
    </w:p>
    <w:p w14:paraId="70A7790F" w14:textId="77777777" w:rsidR="00101BCA" w:rsidRDefault="00101BCA" w:rsidP="006535DD">
      <w:pPr>
        <w:ind w:left="1260" w:right="900"/>
        <w:rPr>
          <w:rFonts w:ascii="Avenir Next" w:eastAsia="Times New Roman" w:hAnsi="Avenir Next" w:cs="Times New Roman"/>
          <w:color w:val="3B3838" w:themeColor="background2" w:themeShade="40"/>
        </w:rPr>
      </w:pPr>
    </w:p>
    <w:p w14:paraId="0D5EF026" w14:textId="77777777" w:rsidR="00101BCA" w:rsidRDefault="00101BCA" w:rsidP="006535DD">
      <w:pPr>
        <w:ind w:left="1260" w:right="900"/>
        <w:rPr>
          <w:rFonts w:ascii="Avenir Next" w:eastAsia="Times New Roman" w:hAnsi="Avenir Next" w:cs="Times New Roman"/>
          <w:color w:val="3B3838" w:themeColor="background2" w:themeShade="40"/>
        </w:rPr>
      </w:pPr>
    </w:p>
    <w:p w14:paraId="023A61F9" w14:textId="77777777" w:rsidR="00DF2A66" w:rsidRDefault="00DF2A66" w:rsidP="006535DD">
      <w:pPr>
        <w:ind w:left="1260" w:right="900"/>
        <w:rPr>
          <w:rFonts w:ascii="Avenir Next" w:eastAsia="Times New Roman" w:hAnsi="Avenir Next" w:cs="Times New Roman"/>
          <w:color w:val="3B3838" w:themeColor="background2" w:themeShade="40"/>
        </w:rPr>
      </w:pPr>
    </w:p>
    <w:p w14:paraId="1EAEA01E" w14:textId="77777777" w:rsidR="00DF2A66" w:rsidRDefault="00DF2A66" w:rsidP="006535DD">
      <w:pPr>
        <w:ind w:left="1260" w:right="900"/>
        <w:rPr>
          <w:rFonts w:ascii="Avenir Next" w:eastAsia="Times New Roman" w:hAnsi="Avenir Next" w:cs="Times New Roman"/>
          <w:color w:val="3B3838" w:themeColor="background2" w:themeShade="40"/>
        </w:rPr>
      </w:pPr>
    </w:p>
    <w:p w14:paraId="6215F221" w14:textId="77777777" w:rsidR="00DF2A66" w:rsidRDefault="00DF2A66" w:rsidP="006535DD">
      <w:pPr>
        <w:ind w:left="1260" w:right="900"/>
        <w:rPr>
          <w:rFonts w:ascii="Avenir Next" w:eastAsia="Times New Roman" w:hAnsi="Avenir Next" w:cs="Times New Roman"/>
          <w:color w:val="3B3838" w:themeColor="background2" w:themeShade="40"/>
        </w:rPr>
      </w:pPr>
    </w:p>
    <w:p w14:paraId="5D8CEAF0" w14:textId="77777777" w:rsidR="00DF2A66" w:rsidRDefault="00DF2A66" w:rsidP="006535DD">
      <w:pPr>
        <w:ind w:left="1260" w:right="900"/>
        <w:rPr>
          <w:rFonts w:ascii="Avenir Next" w:eastAsia="Times New Roman" w:hAnsi="Avenir Next" w:cs="Times New Roman"/>
          <w:color w:val="3B3838" w:themeColor="background2" w:themeShade="40"/>
        </w:rPr>
      </w:pPr>
    </w:p>
    <w:p w14:paraId="043A56AC" w14:textId="63DC16AE" w:rsidR="006535DD" w:rsidRPr="006535DD" w:rsidRDefault="006535DD" w:rsidP="006535DD">
      <w:pPr>
        <w:ind w:left="1260" w:right="900"/>
        <w:rPr>
          <w:rFonts w:ascii="Avenir Next" w:eastAsia="Times New Roman" w:hAnsi="Avenir Next" w:cs="Times New Roman"/>
          <w:color w:val="3B3838" w:themeColor="background2" w:themeShade="40"/>
        </w:rPr>
      </w:pPr>
      <w:r>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94080" behindDoc="0" locked="0" layoutInCell="1" allowOverlap="1" wp14:anchorId="37C5ACA8" wp14:editId="330E5889">
                <wp:simplePos x="0" y="0"/>
                <wp:positionH relativeFrom="column">
                  <wp:posOffset>7069514</wp:posOffset>
                </wp:positionH>
                <wp:positionV relativeFrom="paragraph">
                  <wp:posOffset>123825</wp:posOffset>
                </wp:positionV>
                <wp:extent cx="457200" cy="457200"/>
                <wp:effectExtent l="0" t="0" r="0" b="0"/>
                <wp:wrapNone/>
                <wp:docPr id="97" name="Rectangle 97"/>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48F84" id="Rectangle 97" o:spid="_x0000_s1026" style="position:absolute;margin-left:556.65pt;margin-top:9.75pt;width:36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" fillcolor="white [3212]" stroked="f" strokeweight="1pt"/>
            </w:pict>
          </mc:Fallback>
        </mc:AlternateContent>
      </w:r>
    </w:p>
    <w:p w14:paraId="27ABB0A3" w14:textId="68A34585"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lastRenderedPageBreak/>
        <w:t>Infrastructure Diagram</w:t>
      </w:r>
    </w:p>
    <w:p w14:paraId="00A43808" w14:textId="13CCCE2D" w:rsidR="006535DD" w:rsidRDefault="00101BCA" w:rsidP="006535DD">
      <w:pPr>
        <w:ind w:left="990" w:right="900"/>
        <w:rPr>
          <w:rFonts w:ascii="Avenir Next Demi Bold" w:hAnsi="Avenir Next Demi Bold"/>
          <w:b/>
          <w:bCs/>
          <w:sz w:val="28"/>
          <w:szCs w:val="28"/>
        </w:rPr>
      </w:pPr>
      <w:r>
        <w:rPr>
          <w:rFonts w:ascii="Avenir Next Demi Bold" w:hAnsi="Avenir Next Demi Bold"/>
          <w:noProof/>
        </w:rPr>
        <w:drawing>
          <wp:inline distT="0" distB="0" distL="0" distR="0" wp14:anchorId="6541937B" wp14:editId="0D83684F">
            <wp:extent cx="6227182" cy="4019550"/>
            <wp:effectExtent l="0" t="0" r="2540" b="0"/>
            <wp:docPr id="123720238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02380" name="Picture 12372023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35110" cy="4024668"/>
                    </a:xfrm>
                    <a:prstGeom prst="rect">
                      <a:avLst/>
                    </a:prstGeom>
                  </pic:spPr>
                </pic:pic>
              </a:graphicData>
            </a:graphic>
          </wp:inline>
        </w:drawing>
      </w:r>
      <w:r w:rsidR="006535DD">
        <w:rPr>
          <w:rFonts w:ascii="Avenir Next Demi Bold" w:hAnsi="Avenir Next Demi Bold"/>
          <w:b/>
          <w:bCs/>
          <w:noProof/>
          <w:sz w:val="28"/>
          <w:szCs w:val="28"/>
        </w:rPr>
        <mc:AlternateContent>
          <mc:Choice Requires="wps">
            <w:drawing>
              <wp:anchor distT="0" distB="0" distL="114300" distR="114300" simplePos="0" relativeHeight="251676672" behindDoc="0" locked="0" layoutInCell="1" allowOverlap="1" wp14:anchorId="0C8A07E6" wp14:editId="2D9CFB7B">
                <wp:simplePos x="0" y="0"/>
                <wp:positionH relativeFrom="column">
                  <wp:posOffset>635000</wp:posOffset>
                </wp:positionH>
                <wp:positionV relativeFrom="paragraph">
                  <wp:posOffset>74295</wp:posOffset>
                </wp:positionV>
                <wp:extent cx="2667000" cy="0"/>
                <wp:effectExtent l="0" t="12700" r="12700" b="12700"/>
                <wp:wrapNone/>
                <wp:docPr id="8" name="Straight Connector 8"/>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494ECB6" id="Straight Connector 8"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4507CA63" w14:textId="4A5F0BC5" w:rsidR="006535DD" w:rsidRDefault="003024BA" w:rsidP="00EF561D">
      <w:pPr>
        <w:pStyle w:val="NormalWeb"/>
        <w:shd w:val="clear" w:color="auto" w:fill="FFFFFF"/>
        <w:spacing w:before="0" w:beforeAutospacing="0" w:after="0" w:afterAutospacing="0"/>
        <w:ind w:left="1260" w:right="900"/>
        <w:textAlignment w:val="baseline"/>
        <w:rPr>
          <w:rFonts w:ascii="Avenir Next Demi Bold" w:hAnsi="Avenir Next Demi Bold"/>
        </w:rPr>
      </w:pPr>
      <w:ins w:id="0" w:author="Sifiso Mokhele" w:date="2026-03-19T17:30:00Z" w16du:dateUtc="2026-03-19T15:30:00Z">
        <w:r w:rsidRPr="003024BA">
          <w:rPr>
            <w:rFonts w:ascii="Avenir Next Demi Bold" w:hAnsi="Avenir Next Demi Bold"/>
          </w:rPr>
          <w:t xml:space="preserve">Figure 1: </w:t>
        </w:r>
        <w:proofErr w:type="spellStart"/>
        <w:r w:rsidRPr="003024BA">
          <w:rPr>
            <w:rFonts w:ascii="Avenir Next Demi Bold" w:hAnsi="Avenir Next Demi Bold"/>
          </w:rPr>
          <w:t>Keyloop’s</w:t>
        </w:r>
        <w:proofErr w:type="spellEnd"/>
        <w:r w:rsidRPr="003024BA">
          <w:rPr>
            <w:rFonts w:ascii="Avenir Next Demi Bold" w:hAnsi="Avenir Next Demi Bold"/>
          </w:rPr>
          <w:t xml:space="preserve"> current IT infrastructure showing on-premises systems, networking equipment, user devices, and internet connectivity prior to cloud migration.</w:t>
        </w:r>
      </w:ins>
    </w:p>
    <w:p w14:paraId="7B28D3A4" w14:textId="614BC433" w:rsidR="006535DD" w:rsidRDefault="006535DD" w:rsidP="00980ACC">
      <w:pPr>
        <w:tabs>
          <w:tab w:val="left" w:pos="1811"/>
        </w:tabs>
        <w:ind w:left="1260" w:right="900"/>
        <w:rPr>
          <w:rFonts w:ascii="Avenir Next Demi Bold" w:hAnsi="Avenir Next Demi Bold"/>
        </w:rPr>
      </w:pPr>
    </w:p>
    <w:p w14:paraId="47516218" w14:textId="6E82C44F" w:rsidR="006535DD" w:rsidRDefault="006535DD" w:rsidP="00980ACC">
      <w:pPr>
        <w:tabs>
          <w:tab w:val="left" w:pos="1811"/>
        </w:tabs>
        <w:ind w:left="1260" w:right="900"/>
        <w:rPr>
          <w:rFonts w:ascii="Avenir Next Demi Bold" w:hAnsi="Avenir Next Demi Bold"/>
        </w:rPr>
      </w:pPr>
    </w:p>
    <w:p w14:paraId="1386D8C7" w14:textId="0D12EA3B" w:rsidR="006535DD" w:rsidRDefault="006535DD" w:rsidP="00980ACC">
      <w:pPr>
        <w:tabs>
          <w:tab w:val="left" w:pos="1811"/>
        </w:tabs>
        <w:ind w:left="1260" w:right="900"/>
        <w:rPr>
          <w:rFonts w:ascii="Avenir Next Demi Bold" w:hAnsi="Avenir Next Demi Bold"/>
        </w:rPr>
      </w:pPr>
    </w:p>
    <w:p w14:paraId="574A16DA" w14:textId="2E9B03A6" w:rsidR="006535DD" w:rsidRDefault="006535DD" w:rsidP="00980ACC">
      <w:pPr>
        <w:tabs>
          <w:tab w:val="left" w:pos="1811"/>
        </w:tabs>
        <w:ind w:left="1260" w:right="900"/>
        <w:rPr>
          <w:rFonts w:ascii="Avenir Next Demi Bold" w:hAnsi="Avenir Next Demi Bold"/>
        </w:rPr>
      </w:pPr>
    </w:p>
    <w:p w14:paraId="65455955" w14:textId="3080F59C" w:rsidR="006535DD" w:rsidRDefault="006535DD" w:rsidP="00980ACC">
      <w:pPr>
        <w:tabs>
          <w:tab w:val="left" w:pos="1811"/>
        </w:tabs>
        <w:ind w:left="1260" w:right="900"/>
        <w:rPr>
          <w:rFonts w:ascii="Avenir Next Demi Bold" w:hAnsi="Avenir Next Demi Bold"/>
        </w:rPr>
      </w:pPr>
    </w:p>
    <w:p w14:paraId="5E5B3271" w14:textId="6BAB11E8" w:rsidR="006535DD" w:rsidRDefault="006535DD" w:rsidP="00980ACC">
      <w:pPr>
        <w:tabs>
          <w:tab w:val="left" w:pos="1811"/>
        </w:tabs>
        <w:ind w:left="1260" w:right="900"/>
        <w:rPr>
          <w:rFonts w:ascii="Avenir Next Demi Bold" w:hAnsi="Avenir Next Demi Bold"/>
        </w:rPr>
      </w:pPr>
    </w:p>
    <w:p w14:paraId="1CDAF0F6" w14:textId="165AD4A0" w:rsidR="006535DD" w:rsidRDefault="006535DD" w:rsidP="00980ACC">
      <w:pPr>
        <w:tabs>
          <w:tab w:val="left" w:pos="1811"/>
        </w:tabs>
        <w:ind w:left="1260" w:right="900"/>
        <w:rPr>
          <w:rFonts w:ascii="Avenir Next Demi Bold" w:hAnsi="Avenir Next Demi Bold"/>
        </w:rPr>
      </w:pPr>
    </w:p>
    <w:p w14:paraId="359BCE00" w14:textId="353AA19B" w:rsidR="006535DD" w:rsidRDefault="006535DD" w:rsidP="00980ACC">
      <w:pPr>
        <w:tabs>
          <w:tab w:val="left" w:pos="1811"/>
        </w:tabs>
        <w:ind w:left="1260" w:right="900"/>
        <w:rPr>
          <w:rFonts w:ascii="Avenir Next Demi Bold" w:hAnsi="Avenir Next Demi Bold"/>
        </w:rPr>
      </w:pPr>
    </w:p>
    <w:p w14:paraId="2556755A" w14:textId="00E0C076" w:rsidR="006535DD" w:rsidRDefault="006535DD" w:rsidP="00980ACC">
      <w:pPr>
        <w:tabs>
          <w:tab w:val="left" w:pos="1811"/>
        </w:tabs>
        <w:ind w:left="1260" w:right="900"/>
        <w:rPr>
          <w:rFonts w:ascii="Avenir Next Demi Bold" w:hAnsi="Avenir Next Demi Bold"/>
        </w:rPr>
      </w:pPr>
    </w:p>
    <w:p w14:paraId="49441C46" w14:textId="54FD861E" w:rsidR="006535DD" w:rsidRDefault="006535DD" w:rsidP="00980ACC">
      <w:pPr>
        <w:tabs>
          <w:tab w:val="left" w:pos="1811"/>
        </w:tabs>
        <w:ind w:left="1260" w:right="900"/>
        <w:rPr>
          <w:rFonts w:ascii="Avenir Next Demi Bold" w:hAnsi="Avenir Next Demi Bold"/>
        </w:rPr>
      </w:pPr>
    </w:p>
    <w:p w14:paraId="1D0F064A" w14:textId="6471131B" w:rsidR="006535DD" w:rsidRDefault="006535DD" w:rsidP="00980ACC">
      <w:pPr>
        <w:tabs>
          <w:tab w:val="left" w:pos="1811"/>
        </w:tabs>
        <w:ind w:left="1260" w:right="900"/>
        <w:rPr>
          <w:rFonts w:ascii="Avenir Next Demi Bold" w:hAnsi="Avenir Next Demi Bold"/>
        </w:rPr>
      </w:pPr>
    </w:p>
    <w:p w14:paraId="60F6E4EC" w14:textId="7AB92412" w:rsidR="006535DD" w:rsidRDefault="006535DD" w:rsidP="00980ACC">
      <w:pPr>
        <w:tabs>
          <w:tab w:val="left" w:pos="1811"/>
        </w:tabs>
        <w:ind w:left="1260" w:right="900"/>
        <w:rPr>
          <w:rFonts w:ascii="Avenir Next Demi Bold" w:hAnsi="Avenir Next Demi Bold"/>
        </w:rPr>
      </w:pPr>
    </w:p>
    <w:p w14:paraId="2BA9CDC9" w14:textId="2C486C9D" w:rsidR="006535DD" w:rsidRDefault="006535DD" w:rsidP="00980ACC">
      <w:pPr>
        <w:tabs>
          <w:tab w:val="left" w:pos="1811"/>
        </w:tabs>
        <w:ind w:left="1260" w:right="900"/>
        <w:rPr>
          <w:rFonts w:ascii="Avenir Next Demi Bold" w:hAnsi="Avenir Next Demi Bold"/>
        </w:rPr>
      </w:pPr>
    </w:p>
    <w:p w14:paraId="717B9FA5" w14:textId="2EA86A43" w:rsidR="006535DD" w:rsidRDefault="006535DD" w:rsidP="00980ACC">
      <w:pPr>
        <w:tabs>
          <w:tab w:val="left" w:pos="1811"/>
        </w:tabs>
        <w:ind w:left="1260" w:right="900"/>
        <w:rPr>
          <w:rFonts w:ascii="Avenir Next Demi Bold" w:hAnsi="Avenir Next Demi Bold"/>
        </w:rPr>
      </w:pPr>
    </w:p>
    <w:p w14:paraId="0E0166C8" w14:textId="66D0C359" w:rsidR="006535DD" w:rsidRDefault="006535DD" w:rsidP="00980ACC">
      <w:pPr>
        <w:tabs>
          <w:tab w:val="left" w:pos="1811"/>
        </w:tabs>
        <w:ind w:left="1260" w:right="900"/>
        <w:rPr>
          <w:rFonts w:ascii="Avenir Next Demi Bold" w:hAnsi="Avenir Next Demi Bold"/>
        </w:rPr>
      </w:pPr>
    </w:p>
    <w:p w14:paraId="06DA70A8" w14:textId="05208E90" w:rsidR="006535DD" w:rsidRDefault="006535DD" w:rsidP="00980ACC">
      <w:pPr>
        <w:tabs>
          <w:tab w:val="left" w:pos="1811"/>
        </w:tabs>
        <w:ind w:left="1260" w:right="900"/>
        <w:rPr>
          <w:rFonts w:ascii="Avenir Next Demi Bold" w:hAnsi="Avenir Next Demi Bold"/>
        </w:rPr>
      </w:pPr>
    </w:p>
    <w:p w14:paraId="4D09E043" w14:textId="0EED3BCA" w:rsidR="006535DD" w:rsidRDefault="006535DD" w:rsidP="00980ACC">
      <w:pPr>
        <w:tabs>
          <w:tab w:val="left" w:pos="1811"/>
        </w:tabs>
        <w:ind w:left="1260" w:right="900"/>
        <w:rPr>
          <w:rFonts w:ascii="Avenir Next Demi Bold" w:hAnsi="Avenir Next Demi Bold"/>
        </w:rPr>
      </w:pPr>
    </w:p>
    <w:p w14:paraId="3E1B78DE" w14:textId="3EF8B73D" w:rsidR="006535DD" w:rsidRDefault="006535DD" w:rsidP="00980ACC">
      <w:pPr>
        <w:tabs>
          <w:tab w:val="left" w:pos="1811"/>
        </w:tabs>
        <w:ind w:left="1260" w:right="900"/>
        <w:rPr>
          <w:rFonts w:ascii="Avenir Next Demi Bold" w:hAnsi="Avenir Next Demi Bold"/>
        </w:rPr>
      </w:pPr>
    </w:p>
    <w:p w14:paraId="669A69C9" w14:textId="4CD940ED" w:rsidR="006535DD" w:rsidRDefault="006535DD" w:rsidP="00980ACC">
      <w:pPr>
        <w:tabs>
          <w:tab w:val="left" w:pos="1811"/>
        </w:tabs>
        <w:ind w:left="1260" w:right="900"/>
        <w:rPr>
          <w:rFonts w:ascii="Avenir Next Demi Bold" w:hAnsi="Avenir Next Demi Bold"/>
        </w:rPr>
      </w:pPr>
    </w:p>
    <w:p w14:paraId="459C9612" w14:textId="2335FF71" w:rsidR="006535DD" w:rsidRDefault="006535DD" w:rsidP="00980ACC">
      <w:pPr>
        <w:tabs>
          <w:tab w:val="left" w:pos="1811"/>
        </w:tabs>
        <w:ind w:left="1260" w:right="900"/>
        <w:rPr>
          <w:rFonts w:ascii="Avenir Next Demi Bold" w:hAnsi="Avenir Next Demi Bold"/>
        </w:rPr>
      </w:pPr>
    </w:p>
    <w:p w14:paraId="69954FCA" w14:textId="2022EC00" w:rsidR="006535DD" w:rsidRDefault="006535DD" w:rsidP="00980ACC">
      <w:pPr>
        <w:tabs>
          <w:tab w:val="left" w:pos="1811"/>
        </w:tabs>
        <w:ind w:left="1260" w:right="900"/>
        <w:rPr>
          <w:rFonts w:ascii="Avenir Next Demi Bold" w:hAnsi="Avenir Next Demi Bold"/>
        </w:rPr>
      </w:pPr>
    </w:p>
    <w:p w14:paraId="76C479E3" w14:textId="6A84FB03" w:rsidR="006535DD" w:rsidRDefault="006535DD" w:rsidP="00980ACC">
      <w:pPr>
        <w:tabs>
          <w:tab w:val="left" w:pos="1811"/>
        </w:tabs>
        <w:ind w:left="1260" w:right="900"/>
        <w:rPr>
          <w:rFonts w:ascii="Avenir Next Demi Bold" w:hAnsi="Avenir Next Demi Bold"/>
        </w:rPr>
      </w:pPr>
    </w:p>
    <w:p w14:paraId="0A9EA48B" w14:textId="031B250B" w:rsidR="006535DD" w:rsidRDefault="006535DD" w:rsidP="00980ACC">
      <w:pPr>
        <w:tabs>
          <w:tab w:val="left" w:pos="1811"/>
        </w:tabs>
        <w:ind w:left="1260" w:right="900"/>
        <w:rPr>
          <w:rFonts w:ascii="Avenir Next Demi Bold" w:hAnsi="Avenir Next Demi Bold"/>
        </w:rPr>
      </w:pPr>
    </w:p>
    <w:p w14:paraId="7AA7BA69" w14:textId="2C4092C1" w:rsidR="006535DD" w:rsidRDefault="006535DD" w:rsidP="006535DD">
      <w:pPr>
        <w:tabs>
          <w:tab w:val="left" w:pos="1811"/>
        </w:tabs>
        <w:ind w:left="990"/>
        <w:rPr>
          <w:rFonts w:ascii="Avenir Next Demi Bold" w:hAnsi="Avenir Next Demi Bold"/>
          <w:color w:val="2F5496" w:themeColor="accent1" w:themeShade="BF"/>
          <w:sz w:val="40"/>
          <w:szCs w:val="40"/>
        </w:rPr>
      </w:pPr>
      <w:r>
        <w:rPr>
          <w:noProof/>
        </w:rPr>
        <mc:AlternateContent>
          <mc:Choice Requires="wps">
            <w:drawing>
              <wp:anchor distT="0" distB="0" distL="114300" distR="114300" simplePos="0" relativeHeight="251688960" behindDoc="0" locked="0" layoutInCell="1" allowOverlap="1" wp14:anchorId="0D497508" wp14:editId="5F03C098">
                <wp:simplePos x="0" y="0"/>
                <wp:positionH relativeFrom="column">
                  <wp:posOffset>-159385</wp:posOffset>
                </wp:positionH>
                <wp:positionV relativeFrom="page">
                  <wp:posOffset>970915</wp:posOffset>
                </wp:positionV>
                <wp:extent cx="6228080" cy="448056"/>
                <wp:effectExtent l="0" t="0" r="0" b="0"/>
                <wp:wrapSquare wrapText="bothSides"/>
                <wp:docPr id="89" name="Text Box 89"/>
                <wp:cNvGraphicFramePr/>
                <a:graphic xmlns:a="http://schemas.openxmlformats.org/drawingml/2006/main">
                  <a:graphicData uri="http://schemas.microsoft.com/office/word/2010/wordprocessingShape">
                    <wps:wsp>
                      <wps:cNvSpPr txBox="1"/>
                      <wps:spPr>
                        <a:xfrm>
                          <a:off x="0" y="0"/>
                          <a:ext cx="6228080" cy="448056"/>
                        </a:xfrm>
                        <a:prstGeom prst="rect">
                          <a:avLst/>
                        </a:prstGeom>
                        <a:noFill/>
                        <a:ln w="6350">
                          <a:noFill/>
                        </a:ln>
                      </wps:spPr>
                      <wps:txbx>
                        <w:txbxContent>
                          <w:p w14:paraId="2FB0F9FF" w14:textId="77777777" w:rsidR="006535DD" w:rsidRPr="0093598C" w:rsidRDefault="006535DD" w:rsidP="0093598C">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2</w:t>
                            </w:r>
                            <w:r w:rsidRPr="006535DD">
                              <w:rPr>
                                <w:rFonts w:ascii="Avenir Next Demi Bold" w:hAnsi="Avenir Next Demi Bold"/>
                                <w:color w:val="2F5496" w:themeColor="accent1" w:themeShade="BF"/>
                                <w:sz w:val="40"/>
                                <w:szCs w:val="40"/>
                              </w:rPr>
                              <w:t xml:space="preserve"> - Cloud </w:t>
                            </w:r>
                            <w:r>
                              <w:rPr>
                                <w:rFonts w:ascii="Avenir Next Demi Bold" w:hAnsi="Avenir Next Demi Bold"/>
                                <w:color w:val="2F5496" w:themeColor="accent1" w:themeShade="BF"/>
                                <w:sz w:val="40"/>
                                <w:szCs w:val="40"/>
                              </w:rPr>
                              <w:t>Networking and Storage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D497508" id="Text Box 89" o:spid="_x0000_s1027" type="#_x0000_t202" style="position:absolute;left:0;text-align:left;margin-left:-12.55pt;margin-top:76.45pt;width:490.4pt;height:35.3pt;z-index:251688960;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" filled="f" stroked="f" strokeweight=".5pt">
                <v:textbox style="mso-fit-shape-to-text:t">
                  <w:txbxContent>
                    <w:p w14:paraId="2FB0F9FF" w14:textId="77777777" w:rsidR="006535DD" w:rsidRPr="0093598C" w:rsidRDefault="006535DD" w:rsidP="0093598C">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2</w:t>
                      </w:r>
                      <w:r w:rsidRPr="006535DD">
                        <w:rPr>
                          <w:rFonts w:ascii="Avenir Next Demi Bold" w:hAnsi="Avenir Next Demi Bold"/>
                          <w:color w:val="2F5496" w:themeColor="accent1" w:themeShade="BF"/>
                          <w:sz w:val="40"/>
                          <w:szCs w:val="40"/>
                        </w:rPr>
                        <w:t xml:space="preserve"> - Cloud </w:t>
                      </w:r>
                      <w:r>
                        <w:rPr>
                          <w:rFonts w:ascii="Avenir Next Demi Bold" w:hAnsi="Avenir Next Demi Bold"/>
                          <w:color w:val="2F5496" w:themeColor="accent1" w:themeShade="BF"/>
                          <w:sz w:val="40"/>
                          <w:szCs w:val="40"/>
                        </w:rPr>
                        <w:t>Networking and Storage</w:t>
                      </w:r>
                    </w:p>
                  </w:txbxContent>
                </v:textbox>
                <w10:wrap type="square" anchory="page"/>
              </v:shape>
            </w:pict>
          </mc:Fallback>
        </mc:AlternateContent>
      </w:r>
    </w:p>
    <w:p w14:paraId="15E31481" w14:textId="719CED17" w:rsidR="006535DD" w:rsidRDefault="006535DD" w:rsidP="006535DD">
      <w:pPr>
        <w:ind w:left="990" w:right="900"/>
        <w:rPr>
          <w:rFonts w:ascii="Avenir Next Demi Bold" w:hAnsi="Avenir Next Demi Bold"/>
          <w:b/>
          <w:bCs/>
          <w:color w:val="767171" w:themeColor="background2" w:themeShade="80"/>
          <w:sz w:val="28"/>
          <w:szCs w:val="28"/>
        </w:rPr>
      </w:pPr>
    </w:p>
    <w:p w14:paraId="123711DB" w14:textId="77777777" w:rsidR="006535DD" w:rsidRDefault="006535DD" w:rsidP="006535DD">
      <w:pPr>
        <w:ind w:left="990" w:right="900"/>
        <w:rPr>
          <w:rFonts w:ascii="Avenir Next Demi Bold" w:hAnsi="Avenir Next Demi Bold"/>
          <w:b/>
          <w:bCs/>
          <w:color w:val="3B3838" w:themeColor="background2" w:themeShade="40"/>
          <w:sz w:val="28"/>
          <w:szCs w:val="28"/>
        </w:rPr>
      </w:pPr>
    </w:p>
    <w:p w14:paraId="604FC066" w14:textId="77777777" w:rsidR="006535DD" w:rsidRDefault="006535DD" w:rsidP="006535DD">
      <w:pPr>
        <w:ind w:left="990" w:right="900"/>
        <w:rPr>
          <w:rFonts w:ascii="Avenir Next Demi Bold" w:hAnsi="Avenir Next Demi Bold"/>
          <w:b/>
          <w:bCs/>
          <w:color w:val="3B3838" w:themeColor="background2" w:themeShade="40"/>
          <w:sz w:val="28"/>
          <w:szCs w:val="28"/>
        </w:rPr>
      </w:pPr>
    </w:p>
    <w:p w14:paraId="439651CF" w14:textId="65B4B34F"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 xml:space="preserve">Additional </w:t>
      </w:r>
      <w:r w:rsidRPr="00BD1F32">
        <w:rPr>
          <w:rFonts w:ascii="Avenir Next Demi Bold" w:hAnsi="Avenir Next Demi Bold"/>
          <w:b/>
          <w:bCs/>
          <w:color w:val="3B3838" w:themeColor="background2" w:themeShade="40"/>
          <w:sz w:val="28"/>
          <w:szCs w:val="28"/>
        </w:rPr>
        <w:t>Business Research</w:t>
      </w:r>
    </w:p>
    <w:p w14:paraId="78CD4DD5" w14:textId="77777777" w:rsidR="006535DD" w:rsidRPr="00BD1F32" w:rsidRDefault="006535DD" w:rsidP="006535DD">
      <w:pPr>
        <w:ind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81792" behindDoc="0" locked="0" layoutInCell="1" allowOverlap="1" wp14:anchorId="4287E8A7" wp14:editId="72F52F66">
                <wp:simplePos x="0" y="0"/>
                <wp:positionH relativeFrom="column">
                  <wp:posOffset>637953</wp:posOffset>
                </wp:positionH>
                <wp:positionV relativeFrom="paragraph">
                  <wp:posOffset>76495</wp:posOffset>
                </wp:positionV>
                <wp:extent cx="2667000" cy="0"/>
                <wp:effectExtent l="0" t="12700" r="12700" b="12700"/>
                <wp:wrapNone/>
                <wp:docPr id="16" name="Straight Connector 16"/>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70A479D" id="Straight Connector 16"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pt" to="260.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" strokecolor="#4472c4 [3204]" strokeweight="1.5pt">
                <v:stroke joinstyle="miter"/>
              </v:line>
            </w:pict>
          </mc:Fallback>
        </mc:AlternateContent>
      </w:r>
    </w:p>
    <w:p w14:paraId="772FEA33" w14:textId="77777777" w:rsidR="006535DD" w:rsidRPr="00BD1F32" w:rsidRDefault="006535DD" w:rsidP="006535DD">
      <w:pPr>
        <w:tabs>
          <w:tab w:val="left" w:pos="1811"/>
        </w:tabs>
        <w:ind w:left="990"/>
        <w:rPr>
          <w:rFonts w:ascii="Avenir Next Demi Bold" w:hAnsi="Avenir Next Demi Bold"/>
          <w:color w:val="3B3838" w:themeColor="background2" w:themeShade="40"/>
          <w:sz w:val="28"/>
          <w:szCs w:val="28"/>
        </w:rPr>
      </w:pPr>
    </w:p>
    <w:tbl>
      <w:tblPr>
        <w:tblStyle w:val="GridTable5Dark-Accent1"/>
        <w:tblW w:w="0" w:type="auto"/>
        <w:tblInd w:w="1645" w:type="dxa"/>
        <w:tblLook w:val="04A0" w:firstRow="1" w:lastRow="0" w:firstColumn="1" w:lastColumn="0" w:noHBand="0" w:noVBand="1"/>
      </w:tblPr>
      <w:tblGrid>
        <w:gridCol w:w="4467"/>
        <w:gridCol w:w="4467"/>
      </w:tblGrid>
      <w:tr w:rsidR="006535DD" w:rsidRPr="00BD1F32" w14:paraId="6E840250" w14:textId="77777777" w:rsidTr="00FA4413">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04389041" w14:textId="77777777" w:rsidR="006535DD" w:rsidRPr="00FA4413" w:rsidRDefault="006535DD" w:rsidP="007A6DDD">
            <w:pPr>
              <w:tabs>
                <w:tab w:val="left" w:pos="1811"/>
              </w:tabs>
              <w:jc w:val="center"/>
              <w:rPr>
                <w:rFonts w:ascii="Avenir Next Demi Bold" w:hAnsi="Avenir Next Demi Bold"/>
              </w:rPr>
            </w:pPr>
            <w:r w:rsidRPr="00FA4413">
              <w:rPr>
                <w:rFonts w:ascii="Avenir Next Demi Bold" w:hAnsi="Avenir Next Demi Bold"/>
              </w:rPr>
              <w:t xml:space="preserve">Internet Service </w:t>
            </w:r>
          </w:p>
          <w:p w14:paraId="0902CC7B" w14:textId="77777777" w:rsidR="006535DD" w:rsidRPr="00BD1F32" w:rsidRDefault="006535DD" w:rsidP="007A6DDD">
            <w:pPr>
              <w:tabs>
                <w:tab w:val="left" w:pos="1811"/>
              </w:tabs>
              <w:jc w:val="center"/>
              <w:rPr>
                <w:rFonts w:ascii="Avenir Next Demi Bold" w:hAnsi="Avenir Next Demi Bold"/>
                <w:color w:val="3B3838" w:themeColor="background2" w:themeShade="40"/>
              </w:rPr>
            </w:pPr>
            <w:r w:rsidRPr="00FA4413">
              <w:rPr>
                <w:rFonts w:ascii="Avenir Next Demi Bold" w:hAnsi="Avenir Next Demi Bold"/>
              </w:rPr>
              <w:t>Provider Name</w:t>
            </w:r>
          </w:p>
        </w:tc>
        <w:tc>
          <w:tcPr>
            <w:tcW w:w="4467" w:type="dxa"/>
            <w:shd w:val="clear" w:color="auto" w:fill="D9E2F3" w:themeFill="accent1" w:themeFillTint="33"/>
          </w:tcPr>
          <w:p w14:paraId="39D6878C" w14:textId="0A4CECDB" w:rsidR="000C04FE" w:rsidRPr="000C04FE" w:rsidRDefault="000C04FE" w:rsidP="000C04FE">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lang w:val="en-ZA"/>
              </w:rPr>
            </w:pPr>
            <w:r w:rsidRPr="000C04FE">
              <w:rPr>
                <w:rFonts w:ascii="Avenir Next" w:hAnsi="Avenir Next"/>
                <w:b w:val="0"/>
                <w:bCs w:val="0"/>
                <w:color w:val="3B3838" w:themeColor="background2" w:themeShade="40"/>
                <w:lang w:val="en-ZA"/>
              </w:rPr>
              <w:t>Primary ISP (UK HQ): BT Business</w:t>
            </w:r>
          </w:p>
          <w:p w14:paraId="761AC6F8" w14:textId="77777777" w:rsidR="000C04FE" w:rsidRPr="000C04FE" w:rsidRDefault="000C04FE" w:rsidP="000C04FE">
            <w:pPr>
              <w:pStyle w:val="ListParagraph"/>
              <w:numPr>
                <w:ilvl w:val="0"/>
                <w:numId w:val="19"/>
              </w:num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lang w:val="en-ZA"/>
              </w:rPr>
            </w:pPr>
            <w:r w:rsidRPr="000C04FE">
              <w:rPr>
                <w:rFonts w:ascii="Avenir Next" w:hAnsi="Avenir Next"/>
                <w:b w:val="0"/>
                <w:bCs w:val="0"/>
                <w:color w:val="3B3838" w:themeColor="background2" w:themeShade="40"/>
                <w:lang w:val="en-ZA"/>
              </w:rPr>
              <w:t>Connection Type: Fiber-optic</w:t>
            </w:r>
          </w:p>
          <w:p w14:paraId="7C501260" w14:textId="77777777" w:rsidR="000C04FE" w:rsidRPr="000C04FE" w:rsidRDefault="000C04FE" w:rsidP="000C04FE">
            <w:pPr>
              <w:pStyle w:val="ListParagraph"/>
              <w:numPr>
                <w:ilvl w:val="0"/>
                <w:numId w:val="19"/>
              </w:num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lang w:val="en-ZA"/>
              </w:rPr>
            </w:pPr>
            <w:r w:rsidRPr="000C04FE">
              <w:rPr>
                <w:rFonts w:ascii="Avenir Next" w:hAnsi="Avenir Next"/>
                <w:b w:val="0"/>
                <w:bCs w:val="0"/>
                <w:color w:val="3B3838" w:themeColor="background2" w:themeShade="40"/>
                <w:lang w:val="en-ZA"/>
              </w:rPr>
              <w:t>Download/Upload Speeds: 1 Gbps / 500 Mbps</w:t>
            </w:r>
          </w:p>
          <w:p w14:paraId="26DDD780" w14:textId="77777777" w:rsidR="000C04FE" w:rsidRPr="000C04FE" w:rsidRDefault="000C04FE" w:rsidP="000C04FE">
            <w:pPr>
              <w:pStyle w:val="ListParagraph"/>
              <w:numPr>
                <w:ilvl w:val="0"/>
                <w:numId w:val="19"/>
              </w:num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lang w:val="en-ZA"/>
              </w:rPr>
            </w:pPr>
            <w:r w:rsidRPr="000C04FE">
              <w:rPr>
                <w:rFonts w:ascii="Avenir Next" w:hAnsi="Avenir Next"/>
                <w:b w:val="0"/>
                <w:bCs w:val="0"/>
                <w:color w:val="3B3838" w:themeColor="background2" w:themeShade="40"/>
                <w:lang w:val="en-ZA"/>
              </w:rPr>
              <w:t>Secondary ISP (South Africa Office): Vodacom Business Fiber</w:t>
            </w:r>
          </w:p>
          <w:p w14:paraId="27A10F43" w14:textId="77777777" w:rsidR="000C04FE" w:rsidRPr="000C04FE" w:rsidRDefault="000C04FE" w:rsidP="000C04FE">
            <w:pPr>
              <w:pStyle w:val="ListParagraph"/>
              <w:numPr>
                <w:ilvl w:val="0"/>
                <w:numId w:val="19"/>
              </w:num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lang w:val="en-ZA"/>
              </w:rPr>
            </w:pPr>
            <w:r w:rsidRPr="000C04FE">
              <w:rPr>
                <w:rFonts w:ascii="Avenir Next" w:hAnsi="Avenir Next"/>
                <w:b w:val="0"/>
                <w:bCs w:val="0"/>
                <w:color w:val="3B3838" w:themeColor="background2" w:themeShade="40"/>
                <w:lang w:val="en-ZA"/>
              </w:rPr>
              <w:t>Connection Type: Fiber-optic</w:t>
            </w:r>
          </w:p>
          <w:p w14:paraId="68D334EF" w14:textId="77777777" w:rsidR="000C04FE" w:rsidRPr="000C04FE" w:rsidRDefault="000C04FE" w:rsidP="000C04FE">
            <w:pPr>
              <w:pStyle w:val="ListParagraph"/>
              <w:numPr>
                <w:ilvl w:val="0"/>
                <w:numId w:val="19"/>
              </w:num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lang w:val="en-ZA"/>
              </w:rPr>
            </w:pPr>
            <w:r w:rsidRPr="000C04FE">
              <w:rPr>
                <w:rFonts w:ascii="Avenir Next" w:hAnsi="Avenir Next"/>
                <w:b w:val="0"/>
                <w:bCs w:val="0"/>
                <w:color w:val="3B3838" w:themeColor="background2" w:themeShade="40"/>
                <w:lang w:val="en-ZA"/>
              </w:rPr>
              <w:t>Download/Upload Speeds: 500 Mbps / 250 Mbps</w:t>
            </w:r>
          </w:p>
          <w:p w14:paraId="4B6B4D5F" w14:textId="11D880EC" w:rsidR="006535DD" w:rsidRPr="00FA4413" w:rsidRDefault="006535DD" w:rsidP="007A6DDD">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rPr>
            </w:pPr>
          </w:p>
        </w:tc>
      </w:tr>
      <w:tr w:rsidR="006535DD" w:rsidRPr="00BD1F32" w14:paraId="4C0F5514"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595997DE" w14:textId="77777777" w:rsidR="006535DD" w:rsidRPr="00BD1F32" w:rsidRDefault="006535DD" w:rsidP="007A6DDD">
            <w:pPr>
              <w:tabs>
                <w:tab w:val="left" w:pos="1811"/>
              </w:tabs>
              <w:jc w:val="center"/>
              <w:rPr>
                <w:rFonts w:ascii="Avenir Next Demi Bold" w:hAnsi="Avenir Next Demi Bold"/>
                <w:color w:val="3B3838" w:themeColor="background2" w:themeShade="40"/>
              </w:rPr>
            </w:pPr>
            <w:r w:rsidRPr="00FA4413">
              <w:rPr>
                <w:rFonts w:ascii="Avenir Next Demi Bold" w:hAnsi="Avenir Next Demi Bold"/>
              </w:rPr>
              <w:t>Data Connection Type</w:t>
            </w:r>
          </w:p>
        </w:tc>
        <w:tc>
          <w:tcPr>
            <w:tcW w:w="4467" w:type="dxa"/>
          </w:tcPr>
          <w:p w14:paraId="034FB957" w14:textId="5E7871CA" w:rsidR="00445649" w:rsidRPr="00445649" w:rsidRDefault="00445649" w:rsidP="00445649">
            <w:p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 xml:space="preserve">Primary offices (UK HQ, South Africa, India) use </w:t>
            </w:r>
            <w:proofErr w:type="spellStart"/>
            <w:r w:rsidRPr="00445649">
              <w:rPr>
                <w:rFonts w:ascii="Avenir Next" w:hAnsi="Avenir Next"/>
                <w:color w:val="3B3838" w:themeColor="background2" w:themeShade="40"/>
                <w:lang w:val="en-ZA"/>
              </w:rPr>
              <w:t>fiber</w:t>
            </w:r>
            <w:proofErr w:type="spellEnd"/>
            <w:r w:rsidRPr="00445649">
              <w:rPr>
                <w:rFonts w:ascii="Avenir Next" w:hAnsi="Avenir Next"/>
                <w:color w:val="3B3838" w:themeColor="background2" w:themeShade="40"/>
                <w:lang w:val="en-ZA"/>
              </w:rPr>
              <w:t>-optic connections for high-speed, low-latency access.</w:t>
            </w:r>
          </w:p>
          <w:p w14:paraId="2485F155" w14:textId="77777777" w:rsidR="00445649" w:rsidRPr="00445649" w:rsidRDefault="00445649" w:rsidP="00445649">
            <w:pPr>
              <w:numPr>
                <w:ilvl w:val="0"/>
                <w:numId w:val="24"/>
              </w:numPr>
              <w:tabs>
                <w:tab w:val="num" w:pos="720"/>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Automatic failover to secondary ISP where available ensures continuity.</w:t>
            </w:r>
          </w:p>
          <w:p w14:paraId="41882299" w14:textId="77777777" w:rsidR="00445649" w:rsidRPr="00445649" w:rsidRDefault="00445649" w:rsidP="00445649">
            <w:pPr>
              <w:numPr>
                <w:ilvl w:val="0"/>
                <w:numId w:val="24"/>
              </w:numPr>
              <w:tabs>
                <w:tab w:val="num" w:pos="720"/>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Local caching of dealership data maintains operations during outages.</w:t>
            </w:r>
          </w:p>
          <w:p w14:paraId="1EA41476" w14:textId="77777777" w:rsidR="00445649" w:rsidRPr="00445649" w:rsidRDefault="00445649" w:rsidP="00445649">
            <w:pPr>
              <w:numPr>
                <w:ilvl w:val="0"/>
                <w:numId w:val="24"/>
              </w:numPr>
              <w:tabs>
                <w:tab w:val="num" w:pos="720"/>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VPN fallback routing through alternate regional offices provides resilience.</w:t>
            </w:r>
          </w:p>
          <w:p w14:paraId="17B1B448" w14:textId="77777777" w:rsidR="00445649" w:rsidRPr="00445649" w:rsidRDefault="00445649" w:rsidP="00445649">
            <w:pPr>
              <w:numPr>
                <w:ilvl w:val="0"/>
                <w:numId w:val="24"/>
              </w:numPr>
              <w:tabs>
                <w:tab w:val="num" w:pos="720"/>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IT team alerts stakeholders and initiates disaster recovery protocols when disruptions occur.</w:t>
            </w:r>
          </w:p>
          <w:p w14:paraId="5D241390" w14:textId="02482B58" w:rsidR="006535DD" w:rsidRPr="00445649" w:rsidRDefault="006535DD"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p>
        </w:tc>
      </w:tr>
      <w:tr w:rsidR="006535DD" w:rsidRPr="00BD1F32" w14:paraId="4CD90D29" w14:textId="77777777" w:rsidTr="00FA4413">
        <w:trPr>
          <w:trHeight w:val="712"/>
        </w:trPr>
        <w:tc>
          <w:tcPr>
            <w:cnfStyle w:val="001000000000" w:firstRow="0" w:lastRow="0" w:firstColumn="1" w:lastColumn="0" w:oddVBand="0" w:evenVBand="0" w:oddHBand="0" w:evenHBand="0" w:firstRowFirstColumn="0" w:firstRowLastColumn="0" w:lastRowFirstColumn="0" w:lastRowLastColumn="0"/>
            <w:tcW w:w="4467" w:type="dxa"/>
          </w:tcPr>
          <w:p w14:paraId="033FAAF9" w14:textId="77777777" w:rsidR="006535DD" w:rsidRPr="00BD1F32" w:rsidRDefault="006535DD" w:rsidP="007A6DDD">
            <w:pPr>
              <w:tabs>
                <w:tab w:val="left" w:pos="1811"/>
              </w:tabs>
              <w:jc w:val="center"/>
              <w:rPr>
                <w:rFonts w:ascii="Avenir Next Demi Bold" w:hAnsi="Avenir Next Demi Bold"/>
                <w:color w:val="3B3838" w:themeColor="background2" w:themeShade="40"/>
              </w:rPr>
            </w:pPr>
            <w:r w:rsidRPr="00FA4413">
              <w:rPr>
                <w:rFonts w:ascii="Avenir Next Demi Bold" w:hAnsi="Avenir Next Demi Bold"/>
              </w:rPr>
              <w:t>Download and Upload speeds</w:t>
            </w:r>
          </w:p>
        </w:tc>
        <w:tc>
          <w:tcPr>
            <w:tcW w:w="4467" w:type="dxa"/>
          </w:tcPr>
          <w:p w14:paraId="0ACB20E4" w14:textId="605FD315" w:rsidR="00445649" w:rsidRPr="00445649" w:rsidRDefault="00445649" w:rsidP="00445649">
            <w:pPr>
              <w:tabs>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UK HQ: 1 Gbps download / 500 Mbps upload</w:t>
            </w:r>
          </w:p>
          <w:p w14:paraId="2DB993A9" w14:textId="77777777" w:rsidR="00445649" w:rsidRPr="00445649" w:rsidRDefault="00445649" w:rsidP="00445649">
            <w:pPr>
              <w:numPr>
                <w:ilvl w:val="0"/>
                <w:numId w:val="23"/>
              </w:numPr>
              <w:tabs>
                <w:tab w:val="num" w:pos="720"/>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South Africa Office: 500 Mbps download / 250 Mbps upload</w:t>
            </w:r>
          </w:p>
          <w:p w14:paraId="43628326" w14:textId="77777777" w:rsidR="00445649" w:rsidRPr="00445649" w:rsidRDefault="00445649" w:rsidP="00445649">
            <w:pPr>
              <w:numPr>
                <w:ilvl w:val="0"/>
                <w:numId w:val="23"/>
              </w:numPr>
              <w:tabs>
                <w:tab w:val="num" w:pos="720"/>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India Office: 750 Mbps download / 300 Mbps upload</w:t>
            </w:r>
          </w:p>
          <w:p w14:paraId="354E30F5" w14:textId="77777777" w:rsidR="00445649" w:rsidRPr="00445649" w:rsidRDefault="00445649" w:rsidP="00445649">
            <w:pPr>
              <w:numPr>
                <w:ilvl w:val="0"/>
                <w:numId w:val="23"/>
              </w:numPr>
              <w:tabs>
                <w:tab w:val="num" w:pos="720"/>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These speeds support cloud-hosted DMS, CRM, analytics, and collaboration tools.</w:t>
            </w:r>
          </w:p>
          <w:p w14:paraId="3C8EC99B" w14:textId="1F1E2876" w:rsidR="006535DD" w:rsidRPr="00BD1F32" w:rsidRDefault="006535DD" w:rsidP="007A6DDD">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p>
        </w:tc>
      </w:tr>
      <w:tr w:rsidR="006535DD" w:rsidRPr="00BD1F32" w14:paraId="23214556"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3DDAC42C" w14:textId="77777777" w:rsidR="006535DD" w:rsidRPr="00BD1F32" w:rsidRDefault="006535DD" w:rsidP="007A6DDD">
            <w:pPr>
              <w:tabs>
                <w:tab w:val="left" w:pos="1811"/>
              </w:tabs>
              <w:jc w:val="center"/>
              <w:rPr>
                <w:rFonts w:ascii="Avenir Next Demi Bold" w:hAnsi="Avenir Next Demi Bold"/>
                <w:color w:val="3B3838" w:themeColor="background2" w:themeShade="40"/>
              </w:rPr>
            </w:pPr>
            <w:r w:rsidRPr="00FA4413">
              <w:rPr>
                <w:rFonts w:ascii="Avenir Next Demi Bold" w:hAnsi="Avenir Next Demi Bold"/>
              </w:rPr>
              <w:t>More than one ISP?</w:t>
            </w:r>
          </w:p>
        </w:tc>
        <w:tc>
          <w:tcPr>
            <w:tcW w:w="4467" w:type="dxa"/>
          </w:tcPr>
          <w:p w14:paraId="311F3A67" w14:textId="5C667FC7" w:rsidR="00445649" w:rsidRPr="00445649" w:rsidRDefault="00445649" w:rsidP="00445649">
            <w:pPr>
              <w:tabs>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t>Yes. Multiple ISPs are required across different countries to ensure redundancy and compliance with local regulations.</w:t>
            </w:r>
          </w:p>
          <w:p w14:paraId="16103D4A" w14:textId="77777777" w:rsidR="00445649" w:rsidRPr="00445649" w:rsidRDefault="00445649" w:rsidP="00445649">
            <w:pPr>
              <w:numPr>
                <w:ilvl w:val="0"/>
                <w:numId w:val="22"/>
              </w:numPr>
              <w:tabs>
                <w:tab w:val="num" w:pos="720"/>
                <w:tab w:val="left" w:pos="1811"/>
              </w:tabs>
              <w:cnfStyle w:val="000000100000" w:firstRow="0" w:lastRow="0" w:firstColumn="0" w:lastColumn="0" w:oddVBand="0" w:evenVBand="0" w:oddHBand="1" w:evenHBand="0" w:firstRowFirstColumn="0" w:firstRowLastColumn="0" w:lastRowFirstColumn="0" w:lastRowLastColumn="0"/>
              <w:rPr>
                <w:rFonts w:ascii="Avenir Next" w:hAnsi="Avenir Next"/>
                <w:color w:val="3B3838" w:themeColor="background2" w:themeShade="40"/>
                <w:lang w:val="en-ZA"/>
              </w:rPr>
            </w:pPr>
            <w:r w:rsidRPr="00445649">
              <w:rPr>
                <w:rFonts w:ascii="Avenir Next" w:hAnsi="Avenir Next"/>
                <w:color w:val="3B3838" w:themeColor="background2" w:themeShade="40"/>
                <w:lang w:val="en-ZA"/>
              </w:rPr>
              <w:lastRenderedPageBreak/>
              <w:t>Each office contracts with a regional ISP (e.g., BT Business in the UK, Vodacom in South Africa, Airtel in India).</w:t>
            </w:r>
          </w:p>
          <w:p w14:paraId="0CA4A381" w14:textId="6FABE93A" w:rsidR="006535DD" w:rsidRPr="00BD1F32" w:rsidRDefault="006535DD" w:rsidP="007A6DDD">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p>
        </w:tc>
      </w:tr>
    </w:tbl>
    <w:p w14:paraId="4E6DB3EE" w14:textId="77777777" w:rsidR="006535DD" w:rsidRPr="00980ACC" w:rsidRDefault="006535DD" w:rsidP="006535DD">
      <w:pPr>
        <w:tabs>
          <w:tab w:val="left" w:pos="1811"/>
        </w:tabs>
        <w:ind w:left="990"/>
        <w:rPr>
          <w:rFonts w:ascii="Avenir Next Demi Bold" w:hAnsi="Avenir Next Demi Bold"/>
          <w:sz w:val="28"/>
          <w:szCs w:val="28"/>
        </w:rPr>
      </w:pPr>
    </w:p>
    <w:p w14:paraId="619C9A6F" w14:textId="77777777" w:rsidR="006535DD" w:rsidRDefault="006535DD" w:rsidP="006535DD">
      <w:pPr>
        <w:ind w:left="990" w:right="900"/>
        <w:rPr>
          <w:rFonts w:ascii="Avenir Next Demi Bold" w:hAnsi="Avenir Next Demi Bold"/>
          <w:b/>
          <w:bCs/>
          <w:color w:val="767171" w:themeColor="background2" w:themeShade="80"/>
          <w:sz w:val="28"/>
          <w:szCs w:val="28"/>
        </w:rPr>
      </w:pPr>
    </w:p>
    <w:p w14:paraId="4FDD8085" w14:textId="05A3DFDE"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Procedures when ISP goes down</w:t>
      </w:r>
    </w:p>
    <w:p w14:paraId="7F98533E"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82816" behindDoc="0" locked="0" layoutInCell="1" allowOverlap="1" wp14:anchorId="43284900" wp14:editId="7B856308">
                <wp:simplePos x="0" y="0"/>
                <wp:positionH relativeFrom="column">
                  <wp:posOffset>637953</wp:posOffset>
                </wp:positionH>
                <wp:positionV relativeFrom="paragraph">
                  <wp:posOffset>86493</wp:posOffset>
                </wp:positionV>
                <wp:extent cx="2667000" cy="0"/>
                <wp:effectExtent l="0" t="12700" r="12700" b="12700"/>
                <wp:wrapNone/>
                <wp:docPr id="18" name="Straight Connector 18"/>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709A707" id="Straight Connector 18"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" strokecolor="#4472c4 [3204]" strokeweight="1.5pt">
                <v:stroke joinstyle="miter"/>
              </v:line>
            </w:pict>
          </mc:Fallback>
        </mc:AlternateContent>
      </w:r>
    </w:p>
    <w:p w14:paraId="0605DA99" w14:textId="0810485D" w:rsidR="00445649" w:rsidRPr="00445649" w:rsidRDefault="00445649" w:rsidP="00445649">
      <w:pPr>
        <w:pStyle w:val="ListParagraph"/>
        <w:numPr>
          <w:ilvl w:val="0"/>
          <w:numId w:val="29"/>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Automatic failover to backup ISP where available.</w:t>
      </w:r>
    </w:p>
    <w:p w14:paraId="299FD070" w14:textId="659C53DF" w:rsidR="00445649" w:rsidRPr="00445649" w:rsidRDefault="00445649" w:rsidP="00445649">
      <w:pPr>
        <w:pStyle w:val="ListParagraph"/>
        <w:numPr>
          <w:ilvl w:val="0"/>
          <w:numId w:val="29"/>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Cached dealership data ensures continuity of sales and service operations.</w:t>
      </w:r>
    </w:p>
    <w:p w14:paraId="730C1CA5" w14:textId="1388934C" w:rsidR="00445649" w:rsidRPr="00445649" w:rsidRDefault="00445649" w:rsidP="00445649">
      <w:pPr>
        <w:pStyle w:val="ListParagraph"/>
        <w:numPr>
          <w:ilvl w:val="0"/>
          <w:numId w:val="29"/>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VPN reroutes traffic through alternate regional offices.</w:t>
      </w:r>
    </w:p>
    <w:p w14:paraId="11BE6511" w14:textId="001D4D03" w:rsidR="006535DD" w:rsidRPr="00445649" w:rsidRDefault="00445649" w:rsidP="00445649">
      <w:pPr>
        <w:pStyle w:val="ListParagraph"/>
        <w:numPr>
          <w:ilvl w:val="0"/>
          <w:numId w:val="29"/>
        </w:numPr>
        <w:ind w:right="900"/>
        <w:rPr>
          <w:rFonts w:ascii="Avenir Next" w:eastAsia="Times New Roman" w:hAnsi="Avenir Next" w:cs="Times New Roman"/>
          <w:color w:val="3B3838" w:themeColor="background2" w:themeShade="40"/>
        </w:rPr>
      </w:pPr>
      <w:r w:rsidRPr="00445649">
        <w:rPr>
          <w:rFonts w:ascii="Avenir Next" w:eastAsia="Times New Roman" w:hAnsi="Avenir Next" w:cs="Open Sans"/>
          <w:color w:val="3B3838" w:themeColor="background2" w:themeShade="40"/>
        </w:rPr>
        <w:t>IT team communicates outage status and initiates disaster recovery protocols.</w:t>
      </w:r>
    </w:p>
    <w:p w14:paraId="5037F43F" w14:textId="77777777" w:rsidR="006535DD" w:rsidRDefault="006535DD" w:rsidP="006535DD">
      <w:pPr>
        <w:ind w:left="990" w:right="900"/>
        <w:rPr>
          <w:rFonts w:ascii="Avenir Next Demi Bold" w:hAnsi="Avenir Next Demi Bold"/>
          <w:b/>
          <w:bCs/>
          <w:color w:val="3B3838" w:themeColor="background2" w:themeShade="40"/>
          <w:sz w:val="28"/>
          <w:szCs w:val="28"/>
        </w:rPr>
      </w:pPr>
    </w:p>
    <w:p w14:paraId="0DA20223"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Virtual Private Network</w:t>
      </w:r>
    </w:p>
    <w:p w14:paraId="1B38A5C0"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80768" behindDoc="0" locked="0" layoutInCell="1" allowOverlap="1" wp14:anchorId="47352889" wp14:editId="5D60E8B5">
                <wp:simplePos x="0" y="0"/>
                <wp:positionH relativeFrom="column">
                  <wp:posOffset>637309</wp:posOffset>
                </wp:positionH>
                <wp:positionV relativeFrom="paragraph">
                  <wp:posOffset>79260</wp:posOffset>
                </wp:positionV>
                <wp:extent cx="2327564" cy="0"/>
                <wp:effectExtent l="0" t="12700" r="22225" b="12700"/>
                <wp:wrapNone/>
                <wp:docPr id="3" name="Straight Connector 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14BA4D8" id="Straight Connector 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4A94FC2D" w14:textId="2ACB8569" w:rsidR="00445649" w:rsidRPr="00445649" w:rsidRDefault="00445649" w:rsidP="00445649">
      <w:pPr>
        <w:pStyle w:val="ListParagraph"/>
        <w:numPr>
          <w:ilvl w:val="0"/>
          <w:numId w:val="26"/>
        </w:numPr>
        <w:ind w:right="900"/>
        <w:rPr>
          <w:rFonts w:ascii="Avenir Next" w:eastAsia="Times New Roman" w:hAnsi="Avenir Next" w:cs="Open Sans"/>
          <w:color w:val="3B3838" w:themeColor="background2" w:themeShade="40"/>
          <w:lang w:val="en-ZA"/>
        </w:rPr>
      </w:pPr>
      <w:r w:rsidRPr="00445649">
        <w:rPr>
          <w:rFonts w:ascii="Avenir Next" w:eastAsia="Times New Roman" w:hAnsi="Avenir Next" w:cs="Open Sans"/>
          <w:color w:val="3B3838" w:themeColor="background2" w:themeShade="40"/>
          <w:lang w:val="en-ZA"/>
        </w:rPr>
        <w:t xml:space="preserve">Employees connect securely to dealership systems via </w:t>
      </w:r>
      <w:r w:rsidRPr="00445649">
        <w:rPr>
          <w:rFonts w:ascii="Avenir Next" w:eastAsia="Times New Roman" w:hAnsi="Avenir Next" w:cs="Open Sans"/>
          <w:b/>
          <w:bCs/>
          <w:color w:val="3B3838" w:themeColor="background2" w:themeShade="40"/>
          <w:lang w:val="en-ZA"/>
        </w:rPr>
        <w:t>encrypted VPN tunnels</w:t>
      </w:r>
      <w:r w:rsidRPr="00445649">
        <w:rPr>
          <w:rFonts w:ascii="Avenir Next" w:eastAsia="Times New Roman" w:hAnsi="Avenir Next" w:cs="Open Sans"/>
          <w:color w:val="3B3838" w:themeColor="background2" w:themeShade="40"/>
          <w:lang w:val="en-ZA"/>
        </w:rPr>
        <w:t>.</w:t>
      </w:r>
    </w:p>
    <w:p w14:paraId="509B3532" w14:textId="77777777" w:rsidR="00445649" w:rsidRPr="00445649" w:rsidRDefault="00445649" w:rsidP="00445649">
      <w:pPr>
        <w:numPr>
          <w:ilvl w:val="0"/>
          <w:numId w:val="25"/>
        </w:numPr>
        <w:tabs>
          <w:tab w:val="num" w:pos="720"/>
        </w:tabs>
        <w:ind w:right="900"/>
        <w:rPr>
          <w:rFonts w:ascii="Avenir Next" w:eastAsia="Times New Roman" w:hAnsi="Avenir Next" w:cs="Open Sans"/>
          <w:color w:val="3B3838" w:themeColor="background2" w:themeShade="40"/>
          <w:lang w:val="en-ZA"/>
        </w:rPr>
      </w:pPr>
      <w:r w:rsidRPr="00445649">
        <w:rPr>
          <w:rFonts w:ascii="Avenir Next" w:eastAsia="Times New Roman" w:hAnsi="Avenir Next" w:cs="Open Sans"/>
          <w:color w:val="3B3838" w:themeColor="background2" w:themeShade="40"/>
          <w:lang w:val="en-ZA"/>
        </w:rPr>
        <w:t>VPN ensures secure access to CRM, DMS, and collaboration tools from remote offices.</w:t>
      </w:r>
    </w:p>
    <w:p w14:paraId="6D5499C0" w14:textId="77777777" w:rsidR="00445649" w:rsidRPr="00445649" w:rsidRDefault="00445649" w:rsidP="00445649">
      <w:pPr>
        <w:numPr>
          <w:ilvl w:val="0"/>
          <w:numId w:val="25"/>
        </w:numPr>
        <w:tabs>
          <w:tab w:val="num" w:pos="720"/>
        </w:tabs>
        <w:ind w:right="900"/>
        <w:rPr>
          <w:rFonts w:ascii="Avenir Next" w:eastAsia="Times New Roman" w:hAnsi="Avenir Next" w:cs="Open Sans"/>
          <w:color w:val="3B3838" w:themeColor="background2" w:themeShade="40"/>
          <w:lang w:val="en-ZA"/>
        </w:rPr>
      </w:pPr>
      <w:r w:rsidRPr="00445649">
        <w:rPr>
          <w:rFonts w:ascii="Avenir Next" w:eastAsia="Times New Roman" w:hAnsi="Avenir Next" w:cs="Open Sans"/>
          <w:color w:val="3B3838" w:themeColor="background2" w:themeShade="40"/>
          <w:lang w:val="en-ZA"/>
        </w:rPr>
        <w:t>Multi-factor authentication (MFA) is required for VPN login.</w:t>
      </w:r>
    </w:p>
    <w:p w14:paraId="619B4BBD" w14:textId="77777777" w:rsidR="00445649" w:rsidRPr="00445649" w:rsidRDefault="00445649" w:rsidP="00445649">
      <w:pPr>
        <w:numPr>
          <w:ilvl w:val="0"/>
          <w:numId w:val="25"/>
        </w:numPr>
        <w:tabs>
          <w:tab w:val="num" w:pos="720"/>
        </w:tabs>
        <w:ind w:right="900"/>
        <w:rPr>
          <w:rFonts w:ascii="Avenir Next" w:eastAsia="Times New Roman" w:hAnsi="Avenir Next" w:cs="Open Sans"/>
          <w:color w:val="3B3838" w:themeColor="background2" w:themeShade="40"/>
          <w:lang w:val="en-ZA"/>
        </w:rPr>
      </w:pPr>
      <w:r w:rsidRPr="00445649">
        <w:rPr>
          <w:rFonts w:ascii="Avenir Next" w:eastAsia="Times New Roman" w:hAnsi="Avenir Next" w:cs="Open Sans"/>
          <w:color w:val="3B3838" w:themeColor="background2" w:themeShade="40"/>
          <w:lang w:val="en-ZA"/>
        </w:rPr>
        <w:t>VPN traffic is monitored to ensure compliance with GDPR and POPIA</w:t>
      </w:r>
    </w:p>
    <w:p w14:paraId="673B7098" w14:textId="5B29FEAE" w:rsidR="006535DD" w:rsidRPr="006535DD" w:rsidRDefault="006535DD" w:rsidP="006535DD">
      <w:pPr>
        <w:ind w:left="1260" w:right="900"/>
        <w:rPr>
          <w:rFonts w:ascii="Avenir Next" w:eastAsia="Times New Roman" w:hAnsi="Avenir Next" w:cs="Times New Roman"/>
          <w:color w:val="3B3838" w:themeColor="background2" w:themeShade="40"/>
        </w:rPr>
      </w:pPr>
    </w:p>
    <w:p w14:paraId="418EEF1F" w14:textId="77777777" w:rsidR="006535DD" w:rsidRPr="00BD1F32" w:rsidRDefault="006535DD" w:rsidP="006535DD">
      <w:pPr>
        <w:tabs>
          <w:tab w:val="left" w:pos="1811"/>
        </w:tabs>
        <w:ind w:left="1440"/>
        <w:rPr>
          <w:rFonts w:ascii="Avenir Next Demi Bold" w:hAnsi="Avenir Next Demi Bold"/>
          <w:color w:val="3B3838" w:themeColor="background2" w:themeShade="40"/>
        </w:rPr>
      </w:pPr>
    </w:p>
    <w:p w14:paraId="2378401F" w14:textId="2F74C586" w:rsidR="006535DD" w:rsidRPr="00BD1F32" w:rsidRDefault="006535DD" w:rsidP="006535DD">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Kinds of Files Stored</w:t>
      </w:r>
    </w:p>
    <w:p w14:paraId="5740A027" w14:textId="77777777" w:rsidR="006535DD" w:rsidRPr="00BD1F32" w:rsidRDefault="006535DD" w:rsidP="006535DD">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679744" behindDoc="0" locked="0" layoutInCell="1" allowOverlap="1" wp14:anchorId="69CC58E5" wp14:editId="5F7B2DAB">
                <wp:simplePos x="0" y="0"/>
                <wp:positionH relativeFrom="column">
                  <wp:posOffset>635000</wp:posOffset>
                </wp:positionH>
                <wp:positionV relativeFrom="paragraph">
                  <wp:posOffset>74295</wp:posOffset>
                </wp:positionV>
                <wp:extent cx="2667000" cy="0"/>
                <wp:effectExtent l="0" t="12700" r="12700" b="12700"/>
                <wp:wrapNone/>
                <wp:docPr id="31" name="Straight Connector 31"/>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064613" id="Straight Connector 31"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0815F4F2" w14:textId="54CF4B7A" w:rsidR="00445649" w:rsidRPr="00445649" w:rsidRDefault="00445649" w:rsidP="00445649">
      <w:pPr>
        <w:pStyle w:val="ListParagraph"/>
        <w:numPr>
          <w:ilvl w:val="0"/>
          <w:numId w:val="30"/>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Customer records and vehicle sales data</w:t>
      </w:r>
    </w:p>
    <w:p w14:paraId="4D62928C" w14:textId="488374F6" w:rsidR="00445649" w:rsidRPr="00445649" w:rsidRDefault="00445649" w:rsidP="00445649">
      <w:pPr>
        <w:pStyle w:val="ListParagraph"/>
        <w:numPr>
          <w:ilvl w:val="0"/>
          <w:numId w:val="30"/>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Service and maintenance histories</w:t>
      </w:r>
    </w:p>
    <w:p w14:paraId="599CEC42" w14:textId="2DDB1B55" w:rsidR="00445649" w:rsidRPr="00445649" w:rsidRDefault="00445649" w:rsidP="00445649">
      <w:pPr>
        <w:pStyle w:val="ListParagraph"/>
        <w:numPr>
          <w:ilvl w:val="0"/>
          <w:numId w:val="30"/>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Inventory and parts management files</w:t>
      </w:r>
    </w:p>
    <w:p w14:paraId="7420934A" w14:textId="5EC7D529" w:rsidR="00445649" w:rsidRPr="00445649" w:rsidRDefault="00445649" w:rsidP="00445649">
      <w:pPr>
        <w:pStyle w:val="ListParagraph"/>
        <w:numPr>
          <w:ilvl w:val="0"/>
          <w:numId w:val="30"/>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Financial and compliance documents</w:t>
      </w:r>
    </w:p>
    <w:p w14:paraId="654CEF87" w14:textId="41792D08" w:rsidR="006535DD" w:rsidRPr="00445649" w:rsidRDefault="00445649" w:rsidP="00445649">
      <w:pPr>
        <w:pStyle w:val="ListParagraph"/>
        <w:numPr>
          <w:ilvl w:val="0"/>
          <w:numId w:val="30"/>
        </w:numPr>
        <w:ind w:right="900"/>
        <w:rPr>
          <w:rFonts w:ascii="Avenir Next" w:eastAsia="Times New Roman" w:hAnsi="Avenir Next" w:cs="Times New Roman"/>
          <w:color w:val="3B3838" w:themeColor="background2" w:themeShade="40"/>
        </w:rPr>
      </w:pPr>
      <w:r w:rsidRPr="00445649">
        <w:rPr>
          <w:rFonts w:ascii="Avenir Next" w:eastAsia="Times New Roman" w:hAnsi="Avenir Next" w:cs="Open Sans"/>
          <w:color w:val="3B3838" w:themeColor="background2" w:themeShade="40"/>
        </w:rPr>
        <w:t>Collaboration files (Microsoft 365, Teams</w:t>
      </w:r>
    </w:p>
    <w:p w14:paraId="538DF571" w14:textId="77777777" w:rsidR="006535DD" w:rsidRPr="00980ACC" w:rsidRDefault="006535DD" w:rsidP="006535DD">
      <w:pPr>
        <w:ind w:left="1260" w:right="900"/>
        <w:rPr>
          <w:rFonts w:ascii="Avenir Next" w:eastAsia="Times New Roman" w:hAnsi="Avenir Next" w:cs="Times New Roman"/>
          <w:color w:val="767171" w:themeColor="background2" w:themeShade="80"/>
        </w:rPr>
      </w:pPr>
    </w:p>
    <w:p w14:paraId="080DE35F" w14:textId="77777777" w:rsidR="006535DD" w:rsidRDefault="006535DD" w:rsidP="006535DD">
      <w:pPr>
        <w:tabs>
          <w:tab w:val="left" w:pos="1811"/>
        </w:tabs>
        <w:ind w:left="1260" w:right="900"/>
        <w:rPr>
          <w:rFonts w:ascii="Avenir Next Demi Bold" w:hAnsi="Avenir Next Demi Bold"/>
        </w:rPr>
      </w:pPr>
    </w:p>
    <w:p w14:paraId="17D85588" w14:textId="7FF8D822" w:rsidR="006535DD" w:rsidRPr="00BD1F32" w:rsidRDefault="006535DD" w:rsidP="006535DD">
      <w:pPr>
        <w:ind w:left="540" w:right="900" w:firstLine="180"/>
        <w:rPr>
          <w:rFonts w:ascii="Avenir Next Demi Bold" w:hAnsi="Avenir Next Demi Bold"/>
          <w:b/>
          <w:bCs/>
          <w:color w:val="3B3838" w:themeColor="background2" w:themeShade="40"/>
          <w:sz w:val="28"/>
          <w:szCs w:val="28"/>
        </w:rPr>
      </w:pPr>
      <w:r>
        <w:rPr>
          <w:rFonts w:ascii="Avenir Next Demi Bold" w:hAnsi="Avenir Next Demi Bold"/>
        </w:rPr>
        <w:t xml:space="preserve">     </w:t>
      </w:r>
      <w:r>
        <w:rPr>
          <w:rFonts w:ascii="Avenir Next Demi Bold" w:hAnsi="Avenir Next Demi Bold"/>
          <w:b/>
          <w:bCs/>
          <w:color w:val="3B3838" w:themeColor="background2" w:themeShade="40"/>
          <w:sz w:val="28"/>
          <w:szCs w:val="28"/>
        </w:rPr>
        <w:t xml:space="preserve">How will </w:t>
      </w:r>
      <w:r w:rsidR="00AB636B">
        <w:rPr>
          <w:rFonts w:ascii="Avenir Next Demi Bold" w:hAnsi="Avenir Next Demi Bold"/>
          <w:b/>
          <w:bCs/>
          <w:color w:val="3B3838" w:themeColor="background2" w:themeShade="40"/>
          <w:sz w:val="28"/>
          <w:szCs w:val="28"/>
        </w:rPr>
        <w:t xml:space="preserve">the </w:t>
      </w:r>
      <w:r>
        <w:rPr>
          <w:rFonts w:ascii="Avenir Next Demi Bold" w:hAnsi="Avenir Next Demi Bold"/>
          <w:b/>
          <w:bCs/>
          <w:color w:val="3B3838" w:themeColor="background2" w:themeShade="40"/>
          <w:sz w:val="28"/>
          <w:szCs w:val="28"/>
        </w:rPr>
        <w:t>Business Connect?</w:t>
      </w:r>
    </w:p>
    <w:p w14:paraId="615607B7" w14:textId="77777777"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83840" behindDoc="0" locked="0" layoutInCell="1" allowOverlap="1" wp14:anchorId="1393E938" wp14:editId="2C66B2A1">
                <wp:simplePos x="0" y="0"/>
                <wp:positionH relativeFrom="column">
                  <wp:posOffset>635000</wp:posOffset>
                </wp:positionH>
                <wp:positionV relativeFrom="paragraph">
                  <wp:posOffset>74295</wp:posOffset>
                </wp:positionV>
                <wp:extent cx="2667000" cy="0"/>
                <wp:effectExtent l="0" t="12700" r="12700" b="12700"/>
                <wp:wrapNone/>
                <wp:docPr id="32" name="Straight Connector 32"/>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C9D33B5" id="Straight Connector 32"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65A55A3D" w14:textId="16E5F480" w:rsidR="00445649" w:rsidRPr="00445649" w:rsidRDefault="00445649" w:rsidP="00445649">
      <w:pPr>
        <w:pStyle w:val="ListParagraph"/>
        <w:numPr>
          <w:ilvl w:val="0"/>
          <w:numId w:val="30"/>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Dealerships connect to Autoline Drive hosted in the cloud via secure HTTPS protocols.</w:t>
      </w:r>
    </w:p>
    <w:p w14:paraId="1383B133" w14:textId="77777777" w:rsidR="00445649" w:rsidRPr="00445649" w:rsidRDefault="00445649" w:rsidP="00445649">
      <w:pPr>
        <w:pStyle w:val="ListParagraph"/>
        <w:numPr>
          <w:ilvl w:val="0"/>
          <w:numId w:val="30"/>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Regional offices connect to CRM and analytics platforms through VPN and identity management systems.</w:t>
      </w:r>
    </w:p>
    <w:p w14:paraId="3E31BF9A" w14:textId="77777777" w:rsidR="00445649" w:rsidRPr="00445649" w:rsidRDefault="00445649" w:rsidP="00445649">
      <w:pPr>
        <w:pStyle w:val="ListParagraph"/>
        <w:numPr>
          <w:ilvl w:val="0"/>
          <w:numId w:val="30"/>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DNS ensures seamless resolution of cloud service URLs (CRM portals, DMS dashboards).</w:t>
      </w:r>
    </w:p>
    <w:p w14:paraId="15905B21" w14:textId="77777777" w:rsidR="00445649" w:rsidRPr="00445649" w:rsidRDefault="00445649" w:rsidP="00445649">
      <w:pPr>
        <w:pStyle w:val="ListParagraph"/>
        <w:numPr>
          <w:ilvl w:val="0"/>
          <w:numId w:val="30"/>
        </w:numPr>
        <w:ind w:right="900"/>
        <w:rPr>
          <w:rFonts w:ascii="Avenir Next" w:eastAsia="Times New Roman" w:hAnsi="Avenir Next" w:cs="Open Sans"/>
          <w:color w:val="3B3838" w:themeColor="background2" w:themeShade="40"/>
        </w:rPr>
      </w:pPr>
      <w:r w:rsidRPr="00445649">
        <w:rPr>
          <w:rFonts w:ascii="Avenir Next" w:eastAsia="Times New Roman" w:hAnsi="Avenir Next" w:cs="Open Sans"/>
          <w:color w:val="3B3838" w:themeColor="background2" w:themeShade="40"/>
        </w:rPr>
        <w:t>CDN reduces latency by caching dealership applications closer to end-users.</w:t>
      </w:r>
    </w:p>
    <w:p w14:paraId="3C72D1FF" w14:textId="4C516EC8" w:rsidR="006535DD" w:rsidRPr="006535DD" w:rsidRDefault="006535DD" w:rsidP="0029394E">
      <w:pPr>
        <w:ind w:left="1260" w:right="900"/>
        <w:jc w:val="right"/>
        <w:rPr>
          <w:rFonts w:ascii="Avenir Next" w:eastAsia="Times New Roman" w:hAnsi="Avenir Next" w:cs="Times New Roman"/>
          <w:color w:val="3B3838" w:themeColor="background2" w:themeShade="40"/>
        </w:rPr>
      </w:pPr>
    </w:p>
    <w:p w14:paraId="4870DAB8" w14:textId="77777777" w:rsidR="006535DD" w:rsidRDefault="006535DD" w:rsidP="006535DD">
      <w:pPr>
        <w:ind w:left="540" w:right="900" w:firstLine="180"/>
        <w:rPr>
          <w:rFonts w:ascii="Avenir Next Demi Bold" w:hAnsi="Avenir Next Demi Bold"/>
        </w:rPr>
      </w:pPr>
    </w:p>
    <w:p w14:paraId="2C839B50" w14:textId="77777777" w:rsidR="006535DD" w:rsidRPr="00BD1F32" w:rsidRDefault="006535DD" w:rsidP="006535DD">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Domain Name System</w:t>
      </w:r>
    </w:p>
    <w:p w14:paraId="4FEA1711" w14:textId="77777777"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84864" behindDoc="0" locked="0" layoutInCell="1" allowOverlap="1" wp14:anchorId="7ADFA78C" wp14:editId="712B96A0">
                <wp:simplePos x="0" y="0"/>
                <wp:positionH relativeFrom="column">
                  <wp:posOffset>635000</wp:posOffset>
                </wp:positionH>
                <wp:positionV relativeFrom="paragraph">
                  <wp:posOffset>74295</wp:posOffset>
                </wp:positionV>
                <wp:extent cx="2667000" cy="0"/>
                <wp:effectExtent l="0" t="12700" r="12700" b="12700"/>
                <wp:wrapNone/>
                <wp:docPr id="20" name="Straight Connector 2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AF16360" id="Straight Connector 20"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491336D9" w14:textId="7155D83D"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DNS translates dealership application URLs into IP addresses for cloud services.</w:t>
      </w:r>
    </w:p>
    <w:p w14:paraId="012BF70E" w14:textId="77777777"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Redundant DNS servers prevent downtime and ensure global accessibility.</w:t>
      </w:r>
    </w:p>
    <w:p w14:paraId="0EB18DDC" w14:textId="77777777"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DNS load balancing distributes traffic across multiple cloud regions</w:t>
      </w:r>
    </w:p>
    <w:p w14:paraId="728AF3E4" w14:textId="77777777" w:rsidR="006535DD" w:rsidRDefault="006535DD" w:rsidP="006535DD">
      <w:pPr>
        <w:ind w:left="1260" w:right="900"/>
        <w:rPr>
          <w:rFonts w:ascii="Avenir Next" w:eastAsia="Times New Roman" w:hAnsi="Avenir Next" w:cs="Open Sans"/>
          <w:color w:val="3B3838" w:themeColor="background2" w:themeShade="40"/>
        </w:rPr>
      </w:pPr>
    </w:p>
    <w:p w14:paraId="57BB68F7" w14:textId="77777777" w:rsidR="006535DD" w:rsidRDefault="006535DD" w:rsidP="006535DD">
      <w:pPr>
        <w:ind w:left="1260" w:right="900"/>
        <w:rPr>
          <w:rFonts w:ascii="Avenir Next" w:eastAsia="Times New Roman" w:hAnsi="Avenir Next" w:cs="Open Sans"/>
          <w:color w:val="3B3838" w:themeColor="background2" w:themeShade="40"/>
        </w:rPr>
      </w:pPr>
    </w:p>
    <w:p w14:paraId="4BB69E60" w14:textId="77777777" w:rsidR="006535DD" w:rsidRPr="00BD1F32" w:rsidRDefault="006535DD" w:rsidP="006535DD">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Storage Providers</w:t>
      </w:r>
    </w:p>
    <w:p w14:paraId="37E6B021" w14:textId="77777777"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85888" behindDoc="0" locked="0" layoutInCell="1" allowOverlap="1" wp14:anchorId="303E6034" wp14:editId="63FD69E7">
                <wp:simplePos x="0" y="0"/>
                <wp:positionH relativeFrom="column">
                  <wp:posOffset>635000</wp:posOffset>
                </wp:positionH>
                <wp:positionV relativeFrom="paragraph">
                  <wp:posOffset>74295</wp:posOffset>
                </wp:positionV>
                <wp:extent cx="2667000" cy="0"/>
                <wp:effectExtent l="0" t="12700" r="12700" b="12700"/>
                <wp:wrapNone/>
                <wp:docPr id="21" name="Straight Connector 21"/>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169F568" id="Straight Connector 21"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195B87BF" w14:textId="1BF8C042"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Recommended Providers: Microsoft Azure Storage, Amazon S3</w:t>
      </w:r>
    </w:p>
    <w:p w14:paraId="67735ACA" w14:textId="77777777"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Benefits:</w:t>
      </w:r>
    </w:p>
    <w:p w14:paraId="4F6EDE42" w14:textId="77777777" w:rsidR="007C31C2" w:rsidRPr="007C31C2" w:rsidRDefault="007C31C2" w:rsidP="007C31C2">
      <w:pPr>
        <w:pStyle w:val="ListParagraph"/>
        <w:numPr>
          <w:ilvl w:val="1"/>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Global replication for resilience</w:t>
      </w:r>
    </w:p>
    <w:p w14:paraId="6B5172E0" w14:textId="77777777" w:rsidR="007C31C2" w:rsidRPr="007C31C2" w:rsidRDefault="007C31C2" w:rsidP="007C31C2">
      <w:pPr>
        <w:pStyle w:val="ListParagraph"/>
        <w:numPr>
          <w:ilvl w:val="1"/>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Compliance with GDPR and POPIA</w:t>
      </w:r>
    </w:p>
    <w:p w14:paraId="2EB0E09B" w14:textId="77777777" w:rsidR="007C31C2" w:rsidRPr="007C31C2" w:rsidRDefault="007C31C2" w:rsidP="007C31C2">
      <w:pPr>
        <w:pStyle w:val="ListParagraph"/>
        <w:numPr>
          <w:ilvl w:val="1"/>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Scalable storage for dealership data</w:t>
      </w:r>
    </w:p>
    <w:p w14:paraId="52A55D12" w14:textId="77777777" w:rsidR="007C31C2" w:rsidRPr="007C31C2" w:rsidRDefault="007C31C2" w:rsidP="007C31C2">
      <w:pPr>
        <w:pStyle w:val="ListParagraph"/>
        <w:numPr>
          <w:ilvl w:val="1"/>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Integration with analytics and AI services</w:t>
      </w:r>
    </w:p>
    <w:p w14:paraId="27FFA101" w14:textId="29169B34" w:rsidR="006535DD" w:rsidRPr="006535DD" w:rsidRDefault="006535DD" w:rsidP="006535DD">
      <w:pPr>
        <w:ind w:left="1260" w:right="900"/>
        <w:rPr>
          <w:rFonts w:ascii="Avenir Next" w:eastAsia="Times New Roman" w:hAnsi="Avenir Next" w:cs="Times New Roman"/>
          <w:color w:val="3B3838" w:themeColor="background2" w:themeShade="40"/>
        </w:rPr>
      </w:pPr>
    </w:p>
    <w:p w14:paraId="1BFE7579" w14:textId="77777777" w:rsidR="006535DD" w:rsidRPr="006535DD" w:rsidRDefault="006535DD" w:rsidP="006535DD">
      <w:pPr>
        <w:pStyle w:val="NormalWeb"/>
        <w:shd w:val="clear" w:color="auto" w:fill="FFFFFF"/>
        <w:spacing w:before="0" w:beforeAutospacing="0" w:after="0" w:afterAutospacing="0"/>
        <w:ind w:left="1260" w:right="900"/>
        <w:textAlignment w:val="baseline"/>
        <w:rPr>
          <w:rFonts w:ascii="Avenir Next" w:hAnsi="Avenir Next" w:cs="Open Sans"/>
          <w:color w:val="3B3838" w:themeColor="background2" w:themeShade="40"/>
        </w:rPr>
      </w:pPr>
    </w:p>
    <w:p w14:paraId="0BED5E27" w14:textId="23356E18" w:rsidR="006535DD" w:rsidRPr="00BD1F32" w:rsidRDefault="006535DD" w:rsidP="006535DD">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Content Delivery Network</w:t>
      </w:r>
    </w:p>
    <w:p w14:paraId="2C41C4AD" w14:textId="77777777" w:rsidR="006535DD" w:rsidRDefault="006535DD" w:rsidP="006535DD">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686912" behindDoc="0" locked="0" layoutInCell="1" allowOverlap="1" wp14:anchorId="0BD4B9E8" wp14:editId="7AECBDD6">
                <wp:simplePos x="0" y="0"/>
                <wp:positionH relativeFrom="column">
                  <wp:posOffset>635000</wp:posOffset>
                </wp:positionH>
                <wp:positionV relativeFrom="paragraph">
                  <wp:posOffset>74295</wp:posOffset>
                </wp:positionV>
                <wp:extent cx="2667000" cy="0"/>
                <wp:effectExtent l="0" t="12700" r="12700" b="12700"/>
                <wp:wrapNone/>
                <wp:docPr id="22" name="Straight Connector 22"/>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1060304" id="Straight Connector 22"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5E19C9FE" w14:textId="455971C9"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CDN reduces latency by caching dealership applications closer to end-users.</w:t>
      </w:r>
    </w:p>
    <w:p w14:paraId="1E66F0B0" w14:textId="77777777"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Ensures faster access to CRM dashboards and customer portals worldwide.</w:t>
      </w:r>
    </w:p>
    <w:p w14:paraId="6E2C5A7D" w14:textId="77777777"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Improves customer experience by minimizing delays in transactions.</w:t>
      </w:r>
    </w:p>
    <w:p w14:paraId="36986359" w14:textId="77777777" w:rsidR="007C31C2" w:rsidRPr="007C31C2" w:rsidRDefault="007C31C2" w:rsidP="007C31C2">
      <w:pPr>
        <w:pStyle w:val="ListParagraph"/>
        <w:numPr>
          <w:ilvl w:val="0"/>
          <w:numId w:val="30"/>
        </w:numPr>
        <w:ind w:right="900"/>
        <w:rPr>
          <w:rFonts w:ascii="Avenir Next" w:eastAsia="Times New Roman" w:hAnsi="Avenir Next" w:cs="Open Sans"/>
          <w:color w:val="3B3838" w:themeColor="background2" w:themeShade="40"/>
        </w:rPr>
      </w:pPr>
      <w:r w:rsidRPr="007C31C2">
        <w:rPr>
          <w:rFonts w:ascii="Avenir Next" w:eastAsia="Times New Roman" w:hAnsi="Avenir Next" w:cs="Open Sans"/>
          <w:color w:val="3B3838" w:themeColor="background2" w:themeShade="40"/>
        </w:rPr>
        <w:t xml:space="preserve">Distributes content across multiple regions to support </w:t>
      </w:r>
      <w:proofErr w:type="spellStart"/>
      <w:r w:rsidRPr="007C31C2">
        <w:rPr>
          <w:rFonts w:ascii="Avenir Next" w:eastAsia="Times New Roman" w:hAnsi="Avenir Next" w:cs="Open Sans"/>
          <w:color w:val="3B3838" w:themeColor="background2" w:themeShade="40"/>
        </w:rPr>
        <w:t>Keyloop’s</w:t>
      </w:r>
      <w:proofErr w:type="spellEnd"/>
      <w:r w:rsidRPr="007C31C2">
        <w:rPr>
          <w:rFonts w:ascii="Avenir Next" w:eastAsia="Times New Roman" w:hAnsi="Avenir Next" w:cs="Open Sans"/>
          <w:color w:val="3B3838" w:themeColor="background2" w:themeShade="40"/>
        </w:rPr>
        <w:t xml:space="preserve"> global footprint.</w:t>
      </w:r>
    </w:p>
    <w:p w14:paraId="7222F7C3" w14:textId="725CEB7E" w:rsidR="006535DD" w:rsidRPr="006535DD" w:rsidRDefault="006535DD" w:rsidP="006535DD">
      <w:pPr>
        <w:ind w:left="1260" w:right="900"/>
        <w:rPr>
          <w:rFonts w:ascii="Avenir Next" w:eastAsia="Times New Roman" w:hAnsi="Avenir Next" w:cs="Times New Roman"/>
          <w:color w:val="3B3838" w:themeColor="background2" w:themeShade="40"/>
        </w:rPr>
      </w:pPr>
    </w:p>
    <w:p w14:paraId="07D8158D" w14:textId="09341301" w:rsidR="002C409A" w:rsidRPr="00BD1F32" w:rsidRDefault="00AB636B"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 xml:space="preserve">Updated </w:t>
      </w:r>
      <w:r w:rsidR="002C409A" w:rsidRPr="00BD1F32">
        <w:rPr>
          <w:rFonts w:ascii="Avenir Next Demi Bold" w:hAnsi="Avenir Next Demi Bold"/>
          <w:b/>
          <w:bCs/>
          <w:color w:val="3B3838" w:themeColor="background2" w:themeShade="40"/>
          <w:sz w:val="28"/>
          <w:szCs w:val="28"/>
        </w:rPr>
        <w:t>Infrastructure Diagram</w:t>
      </w:r>
    </w:p>
    <w:p w14:paraId="07BF892F" w14:textId="7904A422" w:rsidR="002C409A" w:rsidRDefault="002C409A" w:rsidP="002C409A">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00224" behindDoc="0" locked="0" layoutInCell="1" allowOverlap="1" wp14:anchorId="212E165B" wp14:editId="6B2EF5A9">
                <wp:simplePos x="0" y="0"/>
                <wp:positionH relativeFrom="column">
                  <wp:posOffset>635000</wp:posOffset>
                </wp:positionH>
                <wp:positionV relativeFrom="paragraph">
                  <wp:posOffset>74295</wp:posOffset>
                </wp:positionV>
                <wp:extent cx="2667000" cy="0"/>
                <wp:effectExtent l="0" t="12700" r="12700" b="12700"/>
                <wp:wrapNone/>
                <wp:docPr id="9" name="Straight Connector 9"/>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045FB03" id="Straight Connector 9"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59FE8413" w14:textId="421999D2" w:rsidR="002C409A" w:rsidRPr="006535DD" w:rsidRDefault="00103F75" w:rsidP="00EF561D">
      <w:pPr>
        <w:pStyle w:val="NormalWeb"/>
        <w:shd w:val="clear" w:color="auto" w:fill="FFFFFF"/>
        <w:spacing w:before="0" w:beforeAutospacing="0" w:after="0" w:afterAutospacing="0"/>
        <w:ind w:right="900"/>
        <w:textAlignment w:val="baseline"/>
        <w:rPr>
          <w:rFonts w:ascii="Avenir Next" w:hAnsi="Avenir Next" w:cs="Open Sans"/>
          <w:color w:val="3B3838" w:themeColor="background2" w:themeShade="40"/>
        </w:rPr>
      </w:pPr>
      <w:r>
        <w:rPr>
          <w:rFonts w:ascii="Avenir Next" w:hAnsi="Avenir Next" w:cs="Open Sans"/>
          <w:noProof/>
          <w:color w:val="3B3838" w:themeColor="background2" w:themeShade="40"/>
        </w:rPr>
        <w:drawing>
          <wp:anchor distT="0" distB="0" distL="114300" distR="114300" simplePos="0" relativeHeight="251795456" behindDoc="0" locked="0" layoutInCell="1" allowOverlap="1" wp14:anchorId="5A46C27A" wp14:editId="07D7A6FE">
            <wp:simplePos x="0" y="0"/>
            <wp:positionH relativeFrom="column">
              <wp:posOffset>633730</wp:posOffset>
            </wp:positionH>
            <wp:positionV relativeFrom="paragraph">
              <wp:posOffset>86360</wp:posOffset>
            </wp:positionV>
            <wp:extent cx="6348730" cy="4232275"/>
            <wp:effectExtent l="0" t="0" r="0" b="0"/>
            <wp:wrapSquare wrapText="bothSides"/>
            <wp:docPr id="77821652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16522" name="Picture 7782165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48730" cy="4232275"/>
                    </a:xfrm>
                    <a:prstGeom prst="rect">
                      <a:avLst/>
                    </a:prstGeom>
                  </pic:spPr>
                </pic:pic>
              </a:graphicData>
            </a:graphic>
            <wp14:sizeRelH relativeFrom="page">
              <wp14:pctWidth>0</wp14:pctWidth>
            </wp14:sizeRelH>
            <wp14:sizeRelV relativeFrom="page">
              <wp14:pctHeight>0</wp14:pctHeight>
            </wp14:sizeRelV>
          </wp:anchor>
        </w:drawing>
      </w:r>
    </w:p>
    <w:p w14:paraId="141DA8FE" w14:textId="66BA20A6" w:rsidR="002C409A" w:rsidRDefault="002C409A" w:rsidP="002C409A">
      <w:pPr>
        <w:tabs>
          <w:tab w:val="left" w:pos="1811"/>
        </w:tabs>
        <w:ind w:left="1260" w:right="900"/>
        <w:rPr>
          <w:rFonts w:ascii="Avenir Next Demi Bold" w:hAnsi="Avenir Next Demi Bold"/>
        </w:rPr>
      </w:pPr>
    </w:p>
    <w:p w14:paraId="50E8D4D1" w14:textId="77777777" w:rsidR="002C409A" w:rsidRDefault="002C409A" w:rsidP="002C409A">
      <w:pPr>
        <w:tabs>
          <w:tab w:val="left" w:pos="1811"/>
        </w:tabs>
        <w:ind w:left="1260" w:right="900"/>
        <w:rPr>
          <w:rFonts w:ascii="Avenir Next Demi Bold" w:hAnsi="Avenir Next Demi Bold"/>
        </w:rPr>
      </w:pPr>
    </w:p>
    <w:p w14:paraId="0F3926C7" w14:textId="77777777" w:rsidR="002C409A" w:rsidRDefault="002C409A" w:rsidP="002C409A">
      <w:pPr>
        <w:tabs>
          <w:tab w:val="left" w:pos="1811"/>
        </w:tabs>
        <w:ind w:left="1260" w:right="900"/>
        <w:rPr>
          <w:rFonts w:ascii="Avenir Next Demi Bold" w:hAnsi="Avenir Next Demi Bold"/>
        </w:rPr>
      </w:pPr>
    </w:p>
    <w:p w14:paraId="1E915365" w14:textId="77777777" w:rsidR="002C409A" w:rsidRDefault="002C409A" w:rsidP="002C409A">
      <w:pPr>
        <w:tabs>
          <w:tab w:val="left" w:pos="1811"/>
        </w:tabs>
        <w:ind w:left="1260" w:right="900"/>
        <w:rPr>
          <w:rFonts w:ascii="Avenir Next Demi Bold" w:hAnsi="Avenir Next Demi Bold"/>
        </w:rPr>
      </w:pPr>
    </w:p>
    <w:p w14:paraId="48391EE2" w14:textId="77777777" w:rsidR="002C409A" w:rsidRDefault="002C409A" w:rsidP="002C409A">
      <w:pPr>
        <w:tabs>
          <w:tab w:val="left" w:pos="1811"/>
        </w:tabs>
        <w:ind w:left="1260" w:right="900"/>
        <w:rPr>
          <w:rFonts w:ascii="Avenir Next Demi Bold" w:hAnsi="Avenir Next Demi Bold"/>
        </w:rPr>
      </w:pPr>
    </w:p>
    <w:p w14:paraId="5262B218" w14:textId="77777777" w:rsidR="002C409A" w:rsidRDefault="002C409A" w:rsidP="002C409A">
      <w:pPr>
        <w:tabs>
          <w:tab w:val="left" w:pos="1811"/>
        </w:tabs>
        <w:ind w:left="1260" w:right="900"/>
        <w:rPr>
          <w:rFonts w:ascii="Avenir Next Demi Bold" w:hAnsi="Avenir Next Demi Bold"/>
        </w:rPr>
      </w:pPr>
    </w:p>
    <w:p w14:paraId="2F57356F" w14:textId="77777777" w:rsidR="002C409A" w:rsidRDefault="002C409A" w:rsidP="002C409A">
      <w:pPr>
        <w:tabs>
          <w:tab w:val="left" w:pos="1811"/>
        </w:tabs>
        <w:ind w:left="1260" w:right="900"/>
        <w:rPr>
          <w:rFonts w:ascii="Avenir Next Demi Bold" w:hAnsi="Avenir Next Demi Bold"/>
        </w:rPr>
      </w:pPr>
    </w:p>
    <w:p w14:paraId="3FA9C0AF" w14:textId="77777777" w:rsidR="002C409A" w:rsidRDefault="002C409A" w:rsidP="002C409A">
      <w:pPr>
        <w:tabs>
          <w:tab w:val="left" w:pos="1811"/>
        </w:tabs>
        <w:ind w:left="1260" w:right="900"/>
        <w:rPr>
          <w:rFonts w:ascii="Avenir Next Demi Bold" w:hAnsi="Avenir Next Demi Bold"/>
        </w:rPr>
      </w:pPr>
    </w:p>
    <w:p w14:paraId="6E51DFD9" w14:textId="77777777" w:rsidR="002C409A" w:rsidRDefault="002C409A" w:rsidP="002C409A">
      <w:pPr>
        <w:tabs>
          <w:tab w:val="left" w:pos="1811"/>
        </w:tabs>
        <w:ind w:left="1260" w:right="900"/>
        <w:rPr>
          <w:rFonts w:ascii="Avenir Next Demi Bold" w:hAnsi="Avenir Next Demi Bold"/>
        </w:rPr>
      </w:pPr>
    </w:p>
    <w:p w14:paraId="560585B6" w14:textId="77777777" w:rsidR="002C409A" w:rsidRDefault="002C409A" w:rsidP="002C409A">
      <w:pPr>
        <w:tabs>
          <w:tab w:val="left" w:pos="1811"/>
        </w:tabs>
        <w:ind w:left="1260" w:right="900"/>
        <w:rPr>
          <w:rFonts w:ascii="Avenir Next Demi Bold" w:hAnsi="Avenir Next Demi Bold"/>
        </w:rPr>
      </w:pPr>
    </w:p>
    <w:p w14:paraId="2CE776F4" w14:textId="77777777" w:rsidR="002C409A" w:rsidRDefault="002C409A" w:rsidP="002C409A">
      <w:pPr>
        <w:tabs>
          <w:tab w:val="left" w:pos="1811"/>
        </w:tabs>
        <w:ind w:left="1260" w:right="900"/>
        <w:rPr>
          <w:rFonts w:ascii="Avenir Next Demi Bold" w:hAnsi="Avenir Next Demi Bold"/>
        </w:rPr>
      </w:pPr>
    </w:p>
    <w:p w14:paraId="46CB2E54" w14:textId="77777777" w:rsidR="002C409A" w:rsidRDefault="002C409A" w:rsidP="002C409A">
      <w:pPr>
        <w:tabs>
          <w:tab w:val="left" w:pos="1811"/>
        </w:tabs>
        <w:ind w:left="1260" w:right="900"/>
        <w:rPr>
          <w:rFonts w:ascii="Avenir Next Demi Bold" w:hAnsi="Avenir Next Demi Bold"/>
        </w:rPr>
      </w:pPr>
    </w:p>
    <w:p w14:paraId="7BBD357D" w14:textId="77777777" w:rsidR="002C409A" w:rsidRDefault="002C409A" w:rsidP="002C409A">
      <w:pPr>
        <w:tabs>
          <w:tab w:val="left" w:pos="1811"/>
        </w:tabs>
        <w:ind w:left="1260" w:right="900"/>
        <w:rPr>
          <w:rFonts w:ascii="Avenir Next Demi Bold" w:hAnsi="Avenir Next Demi Bold"/>
        </w:rPr>
      </w:pPr>
    </w:p>
    <w:p w14:paraId="24B9E89C" w14:textId="77777777" w:rsidR="002C409A" w:rsidRDefault="002C409A" w:rsidP="002C409A">
      <w:pPr>
        <w:tabs>
          <w:tab w:val="left" w:pos="1811"/>
        </w:tabs>
        <w:ind w:left="1260" w:right="900"/>
        <w:rPr>
          <w:rFonts w:ascii="Avenir Next Demi Bold" w:hAnsi="Avenir Next Demi Bold"/>
        </w:rPr>
      </w:pPr>
    </w:p>
    <w:p w14:paraId="0B1D673E" w14:textId="77777777" w:rsidR="002C409A" w:rsidRDefault="002C409A" w:rsidP="002C409A">
      <w:pPr>
        <w:tabs>
          <w:tab w:val="left" w:pos="1811"/>
        </w:tabs>
        <w:ind w:left="1260" w:right="900"/>
        <w:rPr>
          <w:rFonts w:ascii="Avenir Next Demi Bold" w:hAnsi="Avenir Next Demi Bold"/>
        </w:rPr>
      </w:pPr>
    </w:p>
    <w:p w14:paraId="020E5C57" w14:textId="77777777" w:rsidR="002C409A" w:rsidRDefault="002C409A" w:rsidP="002C409A">
      <w:pPr>
        <w:tabs>
          <w:tab w:val="left" w:pos="1811"/>
        </w:tabs>
        <w:ind w:left="1260" w:right="900"/>
        <w:rPr>
          <w:rFonts w:ascii="Avenir Next Demi Bold" w:hAnsi="Avenir Next Demi Bold"/>
        </w:rPr>
      </w:pPr>
    </w:p>
    <w:p w14:paraId="7BF92C86" w14:textId="77777777" w:rsidR="002C409A" w:rsidRDefault="002C409A" w:rsidP="002C409A">
      <w:pPr>
        <w:tabs>
          <w:tab w:val="left" w:pos="1811"/>
        </w:tabs>
        <w:ind w:left="1260" w:right="900"/>
        <w:rPr>
          <w:rFonts w:ascii="Avenir Next Demi Bold" w:hAnsi="Avenir Next Demi Bold"/>
        </w:rPr>
      </w:pPr>
    </w:p>
    <w:p w14:paraId="65D7A738" w14:textId="77777777" w:rsidR="002C409A" w:rsidRDefault="002C409A" w:rsidP="00980ACC">
      <w:pPr>
        <w:tabs>
          <w:tab w:val="left" w:pos="1811"/>
        </w:tabs>
        <w:ind w:left="1260" w:right="900"/>
        <w:rPr>
          <w:rFonts w:ascii="Avenir Next Demi Bold" w:hAnsi="Avenir Next Demi Bold"/>
        </w:rPr>
      </w:pPr>
    </w:p>
    <w:p w14:paraId="6298F3D5" w14:textId="77777777" w:rsidR="002C409A" w:rsidRDefault="002C409A" w:rsidP="00980ACC">
      <w:pPr>
        <w:tabs>
          <w:tab w:val="left" w:pos="1811"/>
        </w:tabs>
        <w:ind w:left="1260" w:right="900"/>
        <w:rPr>
          <w:rFonts w:ascii="Avenir Next Demi Bold" w:hAnsi="Avenir Next Demi Bold"/>
        </w:rPr>
      </w:pPr>
    </w:p>
    <w:p w14:paraId="46FCB980" w14:textId="77777777" w:rsidR="002C409A" w:rsidRDefault="002C409A" w:rsidP="00980ACC">
      <w:pPr>
        <w:tabs>
          <w:tab w:val="left" w:pos="1811"/>
        </w:tabs>
        <w:ind w:left="1260" w:right="900"/>
        <w:rPr>
          <w:rFonts w:ascii="Avenir Next Demi Bold" w:hAnsi="Avenir Next Demi Bold"/>
        </w:rPr>
      </w:pPr>
    </w:p>
    <w:p w14:paraId="0F31214E" w14:textId="77777777" w:rsidR="002C409A" w:rsidRDefault="002C409A" w:rsidP="00980ACC">
      <w:pPr>
        <w:tabs>
          <w:tab w:val="left" w:pos="1811"/>
        </w:tabs>
        <w:ind w:left="1260" w:right="900"/>
        <w:rPr>
          <w:rFonts w:ascii="Avenir Next Demi Bold" w:hAnsi="Avenir Next Demi Bold"/>
        </w:rPr>
      </w:pPr>
    </w:p>
    <w:p w14:paraId="66A39AF6" w14:textId="77777777" w:rsidR="002C409A" w:rsidRDefault="002C409A" w:rsidP="00980ACC">
      <w:pPr>
        <w:tabs>
          <w:tab w:val="left" w:pos="1811"/>
        </w:tabs>
        <w:ind w:left="1260" w:right="900"/>
        <w:rPr>
          <w:rFonts w:ascii="Avenir Next Demi Bold" w:hAnsi="Avenir Next Demi Bold"/>
        </w:rPr>
      </w:pPr>
    </w:p>
    <w:p w14:paraId="25768545" w14:textId="77777777" w:rsidR="002C409A" w:rsidRDefault="002C409A" w:rsidP="00980ACC">
      <w:pPr>
        <w:tabs>
          <w:tab w:val="left" w:pos="1811"/>
        </w:tabs>
        <w:ind w:left="1260" w:right="900"/>
        <w:rPr>
          <w:rFonts w:ascii="Avenir Next Demi Bold" w:hAnsi="Avenir Next Demi Bold"/>
        </w:rPr>
      </w:pPr>
    </w:p>
    <w:p w14:paraId="0460E7FB" w14:textId="77777777" w:rsidR="002C409A" w:rsidRDefault="002C409A" w:rsidP="00980ACC">
      <w:pPr>
        <w:tabs>
          <w:tab w:val="left" w:pos="1811"/>
        </w:tabs>
        <w:ind w:left="1260" w:right="900"/>
        <w:rPr>
          <w:rFonts w:ascii="Avenir Next Demi Bold" w:hAnsi="Avenir Next Demi Bold"/>
        </w:rPr>
      </w:pPr>
    </w:p>
    <w:p w14:paraId="481B91FF" w14:textId="77777777" w:rsidR="002C409A" w:rsidRDefault="002C409A" w:rsidP="00980ACC">
      <w:pPr>
        <w:tabs>
          <w:tab w:val="left" w:pos="1811"/>
        </w:tabs>
        <w:ind w:left="1260" w:right="900"/>
        <w:rPr>
          <w:rFonts w:ascii="Avenir Next Demi Bold" w:hAnsi="Avenir Next Demi Bold"/>
        </w:rPr>
      </w:pPr>
    </w:p>
    <w:p w14:paraId="394A7125" w14:textId="77777777" w:rsidR="002C409A" w:rsidRDefault="002C409A" w:rsidP="00980ACC">
      <w:pPr>
        <w:tabs>
          <w:tab w:val="left" w:pos="1811"/>
        </w:tabs>
        <w:ind w:left="1260" w:right="900"/>
        <w:rPr>
          <w:rFonts w:ascii="Avenir Next Demi Bold" w:hAnsi="Avenir Next Demi Bold"/>
        </w:rPr>
      </w:pPr>
    </w:p>
    <w:p w14:paraId="6C957AF6" w14:textId="77777777" w:rsidR="002C409A" w:rsidRDefault="002C409A" w:rsidP="00980ACC">
      <w:pPr>
        <w:tabs>
          <w:tab w:val="left" w:pos="1811"/>
        </w:tabs>
        <w:ind w:left="1260" w:right="900"/>
        <w:rPr>
          <w:rFonts w:ascii="Avenir Next Demi Bold" w:hAnsi="Avenir Next Demi Bold"/>
        </w:rPr>
      </w:pPr>
    </w:p>
    <w:p w14:paraId="054EC7DC" w14:textId="77777777" w:rsidR="002C409A" w:rsidRDefault="002C409A" w:rsidP="00980ACC">
      <w:pPr>
        <w:tabs>
          <w:tab w:val="left" w:pos="1811"/>
        </w:tabs>
        <w:ind w:left="1260" w:right="900"/>
        <w:rPr>
          <w:rFonts w:ascii="Avenir Next Demi Bold" w:hAnsi="Avenir Next Demi Bold"/>
        </w:rPr>
      </w:pPr>
    </w:p>
    <w:p w14:paraId="658A38A1" w14:textId="77777777" w:rsidR="002C409A" w:rsidRDefault="002C409A" w:rsidP="00980ACC">
      <w:pPr>
        <w:tabs>
          <w:tab w:val="left" w:pos="1811"/>
        </w:tabs>
        <w:ind w:left="1260" w:right="900"/>
        <w:rPr>
          <w:rFonts w:ascii="Avenir Next Demi Bold" w:hAnsi="Avenir Next Demi Bold"/>
        </w:rPr>
      </w:pPr>
    </w:p>
    <w:p w14:paraId="17DAE5D5" w14:textId="43AF4A24" w:rsidR="002C409A" w:rsidRDefault="002C409A" w:rsidP="00980ACC">
      <w:pPr>
        <w:tabs>
          <w:tab w:val="left" w:pos="1811"/>
        </w:tabs>
        <w:ind w:left="1260" w:right="900"/>
        <w:rPr>
          <w:rFonts w:ascii="Avenir Next Demi Bold" w:hAnsi="Avenir Next Demi Bold"/>
        </w:rPr>
      </w:pPr>
      <w:r>
        <w:rPr>
          <w:noProof/>
        </w:rPr>
        <mc:AlternateContent>
          <mc:Choice Requires="wps">
            <w:drawing>
              <wp:anchor distT="0" distB="0" distL="114300" distR="114300" simplePos="0" relativeHeight="251711488" behindDoc="0" locked="0" layoutInCell="1" allowOverlap="1" wp14:anchorId="54D1E9B4" wp14:editId="049ABFC6">
                <wp:simplePos x="0" y="0"/>
                <wp:positionH relativeFrom="column">
                  <wp:posOffset>-127000</wp:posOffset>
                </wp:positionH>
                <wp:positionV relativeFrom="page">
                  <wp:posOffset>1027430</wp:posOffset>
                </wp:positionV>
                <wp:extent cx="6228080" cy="4445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6228080" cy="444500"/>
                        </a:xfrm>
                        <a:prstGeom prst="rect">
                          <a:avLst/>
                        </a:prstGeom>
                        <a:noFill/>
                        <a:ln w="6350">
                          <a:noFill/>
                        </a:ln>
                      </wps:spPr>
                      <wps:txbx>
                        <w:txbxContent>
                          <w:p w14:paraId="47941CB4" w14:textId="720C583C" w:rsidR="002C409A" w:rsidRPr="0093598C" w:rsidRDefault="002C409A" w:rsidP="002C409A">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3</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Assessing Cloud Needs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D1E9B4" id="Text Box 25" o:spid="_x0000_s1028" type="#_x0000_t202" style="position:absolute;left:0;text-align:left;margin-left:-10pt;margin-top:80.9pt;width:490.4pt;height:35pt;z-index:251711488;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" filled="f" stroked="f" strokeweight=".5pt">
                <v:textbox style="mso-fit-shape-to-text:t">
                  <w:txbxContent>
                    <w:p w14:paraId="47941CB4" w14:textId="720C583C" w:rsidR="002C409A" w:rsidRPr="0093598C" w:rsidRDefault="002C409A" w:rsidP="002C409A">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3</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Assessing Cloud Needs</w:t>
                      </w:r>
                    </w:p>
                  </w:txbxContent>
                </v:textbox>
                <w10:wrap type="square" anchory="page"/>
              </v:shape>
            </w:pict>
          </mc:Fallback>
        </mc:AlternateContent>
      </w:r>
    </w:p>
    <w:p w14:paraId="2B7F116C" w14:textId="7630A823" w:rsidR="002C409A" w:rsidRDefault="002C409A" w:rsidP="00980ACC">
      <w:pPr>
        <w:tabs>
          <w:tab w:val="left" w:pos="1811"/>
        </w:tabs>
        <w:ind w:left="1260" w:right="900"/>
        <w:rPr>
          <w:rFonts w:ascii="Avenir Next Demi Bold" w:hAnsi="Avenir Next Demi Bold"/>
        </w:rPr>
      </w:pPr>
    </w:p>
    <w:p w14:paraId="67A27B53" w14:textId="5F620EA5" w:rsidR="002C409A" w:rsidRDefault="002C409A" w:rsidP="00980ACC">
      <w:pPr>
        <w:tabs>
          <w:tab w:val="left" w:pos="1811"/>
        </w:tabs>
        <w:ind w:left="1260" w:right="900"/>
        <w:rPr>
          <w:rFonts w:ascii="Avenir Next Demi Bold" w:hAnsi="Avenir Next Demi Bold"/>
        </w:rPr>
      </w:pPr>
    </w:p>
    <w:p w14:paraId="4FD8B492" w14:textId="77777777" w:rsidR="002C409A" w:rsidRDefault="002C409A" w:rsidP="00980ACC">
      <w:pPr>
        <w:tabs>
          <w:tab w:val="left" w:pos="1811"/>
        </w:tabs>
        <w:ind w:left="1260" w:right="900"/>
        <w:rPr>
          <w:rFonts w:ascii="Avenir Next Demi Bold" w:hAnsi="Avenir Next Demi Bold"/>
        </w:rPr>
      </w:pPr>
    </w:p>
    <w:p w14:paraId="1B4FEE88" w14:textId="5EA1EB0F" w:rsidR="002C409A" w:rsidRPr="00BD1F32" w:rsidRDefault="002C409A" w:rsidP="002C409A">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color w:val="3B3838" w:themeColor="background2" w:themeShade="40"/>
          <w:sz w:val="28"/>
          <w:szCs w:val="28"/>
        </w:rPr>
        <w:t>Research</w:t>
      </w:r>
    </w:p>
    <w:p w14:paraId="647E8DCD" w14:textId="77777777" w:rsidR="002C409A" w:rsidRPr="00BD1F32" w:rsidRDefault="002C409A" w:rsidP="002C409A">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03296" behindDoc="0" locked="0" layoutInCell="1" allowOverlap="1" wp14:anchorId="16D59C59" wp14:editId="1BDBC9BE">
                <wp:simplePos x="0" y="0"/>
                <wp:positionH relativeFrom="column">
                  <wp:posOffset>637309</wp:posOffset>
                </wp:positionH>
                <wp:positionV relativeFrom="paragraph">
                  <wp:posOffset>79260</wp:posOffset>
                </wp:positionV>
                <wp:extent cx="2327564" cy="0"/>
                <wp:effectExtent l="0" t="12700" r="22225" b="12700"/>
                <wp:wrapNone/>
                <wp:docPr id="11" name="Straight Connector 11"/>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017EA8B" id="Straight Connector 11"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6612ECBA" w14:textId="188E9ABB" w:rsidR="002C409A" w:rsidRPr="00BD1F32" w:rsidRDefault="002C409A" w:rsidP="002C409A">
      <w:pPr>
        <w:tabs>
          <w:tab w:val="left" w:pos="1811"/>
        </w:tabs>
        <w:ind w:left="990"/>
        <w:rPr>
          <w:rFonts w:ascii="Avenir Next Demi Bold" w:hAnsi="Avenir Next Demi Bold"/>
          <w:color w:val="3B3838" w:themeColor="background2" w:themeShade="40"/>
          <w:sz w:val="28"/>
          <w:szCs w:val="28"/>
        </w:rPr>
      </w:pPr>
    </w:p>
    <w:tbl>
      <w:tblPr>
        <w:tblStyle w:val="GridTable5Dark-Accent1"/>
        <w:tblW w:w="0" w:type="auto"/>
        <w:tblInd w:w="1645" w:type="dxa"/>
        <w:tblLook w:val="04A0" w:firstRow="1" w:lastRow="0" w:firstColumn="1" w:lastColumn="0" w:noHBand="0" w:noVBand="1"/>
      </w:tblPr>
      <w:tblGrid>
        <w:gridCol w:w="3330"/>
        <w:gridCol w:w="5604"/>
      </w:tblGrid>
      <w:tr w:rsidR="002C409A" w:rsidRPr="00BD1F32" w14:paraId="15456EAD" w14:textId="77777777" w:rsidTr="00FA4413">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330" w:type="dxa"/>
          </w:tcPr>
          <w:p w14:paraId="2D209CDD" w14:textId="77777777" w:rsidR="0033442B" w:rsidRDefault="0033442B" w:rsidP="00906A5B">
            <w:pPr>
              <w:tabs>
                <w:tab w:val="left" w:pos="1811"/>
              </w:tabs>
              <w:jc w:val="center"/>
              <w:rPr>
                <w:rFonts w:ascii="Avenir Next Demi Bold" w:hAnsi="Avenir Next Demi Bold"/>
              </w:rPr>
            </w:pPr>
          </w:p>
          <w:p w14:paraId="7F10940D" w14:textId="48FD011D" w:rsidR="002C409A" w:rsidRPr="0033442B" w:rsidRDefault="002C409A" w:rsidP="00906A5B">
            <w:pPr>
              <w:tabs>
                <w:tab w:val="left" w:pos="1811"/>
              </w:tabs>
              <w:jc w:val="center"/>
              <w:rPr>
                <w:rFonts w:ascii="Avenir Next Demi Bold" w:hAnsi="Avenir Next Demi Bold"/>
              </w:rPr>
            </w:pPr>
            <w:r w:rsidRPr="0033442B">
              <w:rPr>
                <w:rFonts w:ascii="Avenir Next Demi Bold" w:hAnsi="Avenir Next Demi Bold"/>
              </w:rPr>
              <w:t>Key Stakeholders</w:t>
            </w:r>
          </w:p>
        </w:tc>
        <w:tc>
          <w:tcPr>
            <w:tcW w:w="5604" w:type="dxa"/>
            <w:shd w:val="clear" w:color="auto" w:fill="D9E2F3" w:themeFill="accent1" w:themeFillTint="33"/>
          </w:tcPr>
          <w:p w14:paraId="3A0CB9EC" w14:textId="1B031F1D" w:rsidR="002C409A" w:rsidRPr="00FA4413" w:rsidRDefault="00E91BFE" w:rsidP="00906A5B">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rPr>
            </w:pPr>
            <w:r w:rsidRPr="00E91BFE">
              <w:rPr>
                <w:b w:val="0"/>
                <w:bCs w:val="0"/>
                <w:color w:val="000000" w:themeColor="text1"/>
              </w:rPr>
              <w:t>Executive Leadership (CEO, CIO, CFO), IT Department (Cloud Architects, Network Engineers), Operations Managers (UK, SA, India), Customer Service &amp; Dealer Support Teams.</w:t>
            </w:r>
          </w:p>
        </w:tc>
      </w:tr>
      <w:tr w:rsidR="002C409A" w:rsidRPr="00BD1F32" w14:paraId="3ADCF826"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330" w:type="dxa"/>
          </w:tcPr>
          <w:p w14:paraId="23B39175" w14:textId="572E9044" w:rsidR="002C409A" w:rsidRPr="0033442B" w:rsidRDefault="002C409A" w:rsidP="0033442B">
            <w:pPr>
              <w:tabs>
                <w:tab w:val="left" w:pos="1811"/>
              </w:tabs>
              <w:jc w:val="center"/>
              <w:rPr>
                <w:rFonts w:ascii="Avenir Next Demi Bold" w:hAnsi="Avenir Next Demi Bold"/>
              </w:rPr>
            </w:pPr>
            <w:r w:rsidRPr="0033442B">
              <w:rPr>
                <w:rFonts w:ascii="Avenir Next Demi Bold" w:hAnsi="Avenir Next Demi Bold"/>
              </w:rPr>
              <w:t>Single Point of Contact for each department</w:t>
            </w:r>
          </w:p>
        </w:tc>
        <w:tc>
          <w:tcPr>
            <w:tcW w:w="5604" w:type="dxa"/>
          </w:tcPr>
          <w:p w14:paraId="6243F345" w14:textId="5AF35F11" w:rsidR="00E91BFE" w:rsidRPr="00E91BFE" w:rsidRDefault="00E91BFE" w:rsidP="00E91BFE">
            <w:pPr>
              <w:cnfStyle w:val="000000100000" w:firstRow="0" w:lastRow="0" w:firstColumn="0" w:lastColumn="0" w:oddVBand="0" w:evenVBand="0" w:oddHBand="1" w:evenHBand="0" w:firstRowFirstColumn="0" w:firstRowLastColumn="0" w:lastRowFirstColumn="0" w:lastRowLastColumn="0"/>
              <w:rPr>
                <w:lang w:val="en-ZA"/>
              </w:rPr>
            </w:pPr>
            <w:r w:rsidRPr="00E91BFE">
              <w:rPr>
                <w:lang w:val="en-ZA"/>
              </w:rPr>
              <w:t>IT: Lead Cloud Architect</w:t>
            </w:r>
          </w:p>
          <w:p w14:paraId="63D8901B" w14:textId="77777777" w:rsidR="00E91BFE" w:rsidRPr="00E91BFE" w:rsidRDefault="00E91BFE" w:rsidP="007B2EDF">
            <w:pPr>
              <w:cnfStyle w:val="000000100000" w:firstRow="0" w:lastRow="0" w:firstColumn="0" w:lastColumn="0" w:oddVBand="0" w:evenVBand="0" w:oddHBand="1" w:evenHBand="0" w:firstRowFirstColumn="0" w:firstRowLastColumn="0" w:lastRowFirstColumn="0" w:lastRowLastColumn="0"/>
              <w:rPr>
                <w:lang w:val="en-ZA"/>
              </w:rPr>
            </w:pPr>
            <w:r w:rsidRPr="00E91BFE">
              <w:rPr>
                <w:lang w:val="en-ZA"/>
              </w:rPr>
              <w:t>Operations: Regional Logistics Manager</w:t>
            </w:r>
          </w:p>
          <w:p w14:paraId="061D472F" w14:textId="77777777" w:rsidR="00E91BFE" w:rsidRPr="00E91BFE" w:rsidRDefault="00E91BFE" w:rsidP="007B2EDF">
            <w:pPr>
              <w:cnfStyle w:val="000000100000" w:firstRow="0" w:lastRow="0" w:firstColumn="0" w:lastColumn="0" w:oddVBand="0" w:evenVBand="0" w:oddHBand="1" w:evenHBand="0" w:firstRowFirstColumn="0" w:firstRowLastColumn="0" w:lastRowFirstColumn="0" w:lastRowLastColumn="0"/>
              <w:rPr>
                <w:lang w:val="en-ZA"/>
              </w:rPr>
            </w:pPr>
            <w:r w:rsidRPr="00E91BFE">
              <w:rPr>
                <w:lang w:val="en-ZA"/>
              </w:rPr>
              <w:t>Customer Service: Head of Dealer Experience</w:t>
            </w:r>
          </w:p>
          <w:p w14:paraId="3ADFE83B" w14:textId="1323DF8E" w:rsidR="002C409A" w:rsidRPr="00C06491" w:rsidRDefault="002C409A" w:rsidP="00C06491">
            <w:pPr>
              <w:cnfStyle w:val="000000100000" w:firstRow="0" w:lastRow="0" w:firstColumn="0" w:lastColumn="0" w:oddVBand="0" w:evenVBand="0" w:oddHBand="1" w:evenHBand="0" w:firstRowFirstColumn="0" w:firstRowLastColumn="0" w:lastRowFirstColumn="0" w:lastRowLastColumn="0"/>
            </w:pPr>
          </w:p>
        </w:tc>
      </w:tr>
      <w:tr w:rsidR="002C409A" w:rsidRPr="00BD1F32" w14:paraId="2A7616ED" w14:textId="77777777" w:rsidTr="00835357">
        <w:trPr>
          <w:trHeight w:val="481"/>
        </w:trPr>
        <w:tc>
          <w:tcPr>
            <w:cnfStyle w:val="001000000000" w:firstRow="0" w:lastRow="0" w:firstColumn="1" w:lastColumn="0" w:oddVBand="0" w:evenVBand="0" w:oddHBand="0" w:evenHBand="0" w:firstRowFirstColumn="0" w:firstRowLastColumn="0" w:lastRowFirstColumn="0" w:lastRowLastColumn="0"/>
            <w:tcW w:w="3330" w:type="dxa"/>
          </w:tcPr>
          <w:p w14:paraId="56B06A7E" w14:textId="77777777" w:rsidR="0033442B" w:rsidRDefault="0033442B" w:rsidP="00906A5B">
            <w:pPr>
              <w:tabs>
                <w:tab w:val="left" w:pos="1811"/>
              </w:tabs>
              <w:jc w:val="center"/>
              <w:rPr>
                <w:rFonts w:ascii="Avenir Next Demi Bold" w:hAnsi="Avenir Next Demi Bold"/>
              </w:rPr>
            </w:pPr>
          </w:p>
          <w:p w14:paraId="4A28A60B" w14:textId="259B6CFA" w:rsidR="002C409A" w:rsidRPr="0033442B" w:rsidRDefault="002C409A" w:rsidP="00906A5B">
            <w:pPr>
              <w:tabs>
                <w:tab w:val="left" w:pos="1811"/>
              </w:tabs>
              <w:jc w:val="center"/>
              <w:rPr>
                <w:rFonts w:ascii="Avenir Next Demi Bold" w:hAnsi="Avenir Next Demi Bold"/>
              </w:rPr>
            </w:pPr>
            <w:r w:rsidRPr="0033442B">
              <w:rPr>
                <w:rFonts w:ascii="Avenir Next Demi Bold" w:hAnsi="Avenir Next Demi Bold"/>
              </w:rPr>
              <w:t>SPOC for the organization</w:t>
            </w:r>
          </w:p>
        </w:tc>
        <w:tc>
          <w:tcPr>
            <w:tcW w:w="5604" w:type="dxa"/>
          </w:tcPr>
          <w:p w14:paraId="1476BE7A" w14:textId="6F24B8F3" w:rsidR="002C409A" w:rsidRPr="00BD1F32" w:rsidRDefault="00C06491" w:rsidP="00906A5B">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t>CIO (Chief Information Officer)</w:t>
            </w:r>
          </w:p>
        </w:tc>
      </w:tr>
    </w:tbl>
    <w:p w14:paraId="5A803D96" w14:textId="77777777" w:rsidR="002C409A" w:rsidRDefault="002C409A" w:rsidP="002C409A">
      <w:pPr>
        <w:ind w:right="900"/>
        <w:rPr>
          <w:rFonts w:ascii="Avenir Next Demi Bold" w:hAnsi="Avenir Next Demi Bold"/>
          <w:b/>
          <w:bCs/>
          <w:color w:val="3B3838" w:themeColor="background2" w:themeShade="40"/>
          <w:sz w:val="28"/>
          <w:szCs w:val="28"/>
        </w:rPr>
      </w:pPr>
    </w:p>
    <w:p w14:paraId="4CDEB927" w14:textId="7C8E3866" w:rsidR="002C409A" w:rsidRDefault="002C409A" w:rsidP="002C409A">
      <w:pPr>
        <w:ind w:left="990" w:right="900"/>
        <w:rPr>
          <w:rFonts w:ascii="Avenir Next Demi Bold" w:hAnsi="Avenir Next Demi Bold"/>
          <w:b/>
          <w:bCs/>
          <w:color w:val="3B3838" w:themeColor="background2" w:themeShade="40"/>
          <w:sz w:val="28"/>
          <w:szCs w:val="28"/>
        </w:rPr>
      </w:pPr>
    </w:p>
    <w:p w14:paraId="00F575B4" w14:textId="5DD9AD02" w:rsidR="002C409A" w:rsidRPr="00BD1F32" w:rsidRDefault="002C409A"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Framework</w:t>
      </w:r>
      <w:r w:rsidR="00AB636B">
        <w:rPr>
          <w:rFonts w:ascii="Avenir Next Demi Bold" w:hAnsi="Avenir Next Demi Bold"/>
          <w:b/>
          <w:bCs/>
          <w:color w:val="3B3838" w:themeColor="background2" w:themeShade="40"/>
          <w:sz w:val="28"/>
          <w:szCs w:val="28"/>
        </w:rPr>
        <w:t xml:space="preserve"> Diagram</w:t>
      </w:r>
    </w:p>
    <w:p w14:paraId="63B135CF" w14:textId="76097FEF" w:rsidR="002C409A" w:rsidRDefault="002C409A" w:rsidP="002C409A">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13536" behindDoc="0" locked="0" layoutInCell="1" allowOverlap="1" wp14:anchorId="0A38A781" wp14:editId="2C7A7D1E">
                <wp:simplePos x="0" y="0"/>
                <wp:positionH relativeFrom="column">
                  <wp:posOffset>635000</wp:posOffset>
                </wp:positionH>
                <wp:positionV relativeFrom="paragraph">
                  <wp:posOffset>74295</wp:posOffset>
                </wp:positionV>
                <wp:extent cx="2667000" cy="0"/>
                <wp:effectExtent l="0" t="12700" r="12700" b="12700"/>
                <wp:wrapNone/>
                <wp:docPr id="26" name="Straight Connector 26"/>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4097F48" id="Straight Connector 26"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206A219D" w14:textId="778A3DDC" w:rsidR="002C409A" w:rsidRPr="006535DD" w:rsidRDefault="002C409A" w:rsidP="00835357">
      <w:pPr>
        <w:pStyle w:val="NormalWeb"/>
        <w:shd w:val="clear" w:color="auto" w:fill="FFFFFF"/>
        <w:spacing w:before="0" w:beforeAutospacing="0" w:after="0" w:afterAutospacing="0"/>
        <w:ind w:right="900"/>
        <w:textAlignment w:val="baseline"/>
        <w:rPr>
          <w:rFonts w:ascii="Avenir Next" w:hAnsi="Avenir Next" w:cs="Open Sans"/>
          <w:color w:val="3B3838" w:themeColor="background2" w:themeShade="40"/>
        </w:rPr>
      </w:pPr>
    </w:p>
    <w:p w14:paraId="22985A0E" w14:textId="6E50B229" w:rsidR="002C409A" w:rsidRDefault="00CF1FE4" w:rsidP="002C409A">
      <w:pPr>
        <w:tabs>
          <w:tab w:val="left" w:pos="1811"/>
        </w:tabs>
        <w:ind w:left="1260" w:right="900"/>
        <w:rPr>
          <w:rFonts w:ascii="Avenir Next Demi Bold" w:hAnsi="Avenir Next Demi Bold"/>
        </w:rPr>
      </w:pPr>
      <w:r>
        <w:rPr>
          <w:rFonts w:ascii="Avenir Next Demi Bold" w:hAnsi="Avenir Next Demi Bold"/>
          <w:noProof/>
        </w:rPr>
        <w:drawing>
          <wp:inline distT="0" distB="0" distL="0" distR="0" wp14:anchorId="28CFAFB4" wp14:editId="78C3AA8F">
            <wp:extent cx="4596154" cy="3187643"/>
            <wp:effectExtent l="0" t="0" r="0" b="0"/>
            <wp:docPr id="16850248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2487" name="Picture 168502487"/>
                    <pic:cNvPicPr/>
                  </pic:nvPicPr>
                  <pic:blipFill>
                    <a:blip r:embed="rId18">
                      <a:extLst>
                        <a:ext uri="{28A0092B-C50C-407E-A947-70E740481C1C}">
                          <a14:useLocalDpi xmlns:a14="http://schemas.microsoft.com/office/drawing/2010/main" val="0"/>
                        </a:ext>
                      </a:extLst>
                    </a:blip>
                    <a:stretch>
                      <a:fillRect/>
                    </a:stretch>
                  </pic:blipFill>
                  <pic:spPr>
                    <a:xfrm>
                      <a:off x="0" y="0"/>
                      <a:ext cx="4635608" cy="3215006"/>
                    </a:xfrm>
                    <a:prstGeom prst="rect">
                      <a:avLst/>
                    </a:prstGeom>
                  </pic:spPr>
                </pic:pic>
              </a:graphicData>
            </a:graphic>
          </wp:inline>
        </w:drawing>
      </w:r>
    </w:p>
    <w:p w14:paraId="49C392A4" w14:textId="4D7CE4B4" w:rsidR="002C409A" w:rsidRDefault="00835357" w:rsidP="002C409A">
      <w:pPr>
        <w:tabs>
          <w:tab w:val="left" w:pos="1811"/>
        </w:tabs>
        <w:ind w:left="1260" w:right="900"/>
        <w:rPr>
          <w:rFonts w:ascii="Avenir Next Demi Bold" w:hAnsi="Avenir Next Demi Bold"/>
        </w:rPr>
      </w:pPr>
      <w:r>
        <w:rPr>
          <w:rFonts w:ascii="Avenir Next Demi Bold" w:hAnsi="Avenir Next Demi Bold"/>
        </w:rPr>
        <w:lastRenderedPageBreak/>
        <w:br/>
      </w:r>
    </w:p>
    <w:p w14:paraId="6EDD8953" w14:textId="1753D722" w:rsidR="002C409A" w:rsidRDefault="002C409A" w:rsidP="002C409A">
      <w:pPr>
        <w:tabs>
          <w:tab w:val="left" w:pos="1811"/>
        </w:tabs>
        <w:ind w:left="1260" w:right="900"/>
        <w:rPr>
          <w:rFonts w:ascii="Avenir Next Demi Bold" w:hAnsi="Avenir Next Demi Bold"/>
        </w:rPr>
      </w:pPr>
    </w:p>
    <w:p w14:paraId="7978930E" w14:textId="4DCF5CD4" w:rsidR="002C409A" w:rsidRPr="00BD1F32" w:rsidRDefault="002C409A"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Baseline</w:t>
      </w:r>
    </w:p>
    <w:p w14:paraId="21AE8815" w14:textId="77777777" w:rsidR="002C409A" w:rsidRPr="00BD1F32" w:rsidRDefault="002C409A" w:rsidP="002C409A">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07392" behindDoc="0" locked="0" layoutInCell="1" allowOverlap="1" wp14:anchorId="0269D695" wp14:editId="3159CDD9">
                <wp:simplePos x="0" y="0"/>
                <wp:positionH relativeFrom="column">
                  <wp:posOffset>637309</wp:posOffset>
                </wp:positionH>
                <wp:positionV relativeFrom="paragraph">
                  <wp:posOffset>79260</wp:posOffset>
                </wp:positionV>
                <wp:extent cx="2327564" cy="0"/>
                <wp:effectExtent l="0" t="12700" r="22225" b="12700"/>
                <wp:wrapNone/>
                <wp:docPr id="13" name="Straight Connector 1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878B0E4" id="Straight Connector 1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124FD1EB" w14:textId="03FF6698" w:rsidR="007B2EDF" w:rsidRPr="007B2EDF" w:rsidRDefault="007B2EDF" w:rsidP="007B2EDF">
      <w:pPr>
        <w:pStyle w:val="ListParagraph"/>
        <w:numPr>
          <w:ilvl w:val="0"/>
          <w:numId w:val="40"/>
        </w:numPr>
        <w:ind w:right="900"/>
        <w:rPr>
          <w:lang w:val="en-ZA"/>
        </w:rPr>
      </w:pPr>
      <w:r w:rsidRPr="007B2EDF">
        <w:rPr>
          <w:lang w:val="en-ZA"/>
        </w:rPr>
        <w:t>Current infrastructure is stable but regionally siloed.</w:t>
      </w:r>
    </w:p>
    <w:p w14:paraId="1B34E6D6" w14:textId="77777777" w:rsidR="007B2EDF" w:rsidRPr="007B2EDF" w:rsidRDefault="007B2EDF" w:rsidP="007B2EDF">
      <w:pPr>
        <w:pStyle w:val="ListParagraph"/>
        <w:numPr>
          <w:ilvl w:val="0"/>
          <w:numId w:val="40"/>
        </w:numPr>
        <w:ind w:right="900"/>
        <w:rPr>
          <w:lang w:val="en-ZA"/>
        </w:rPr>
      </w:pPr>
      <w:r w:rsidRPr="007B2EDF">
        <w:rPr>
          <w:lang w:val="en-ZA"/>
        </w:rPr>
        <w:t>Benchmarks: ISP speeds, VPN uptime, storage latency.</w:t>
      </w:r>
    </w:p>
    <w:p w14:paraId="578857A3" w14:textId="77777777" w:rsidR="007B2EDF" w:rsidRPr="007B2EDF" w:rsidRDefault="007B2EDF" w:rsidP="007B2EDF">
      <w:pPr>
        <w:pStyle w:val="ListParagraph"/>
        <w:numPr>
          <w:ilvl w:val="0"/>
          <w:numId w:val="40"/>
        </w:numPr>
        <w:ind w:right="900"/>
        <w:rPr>
          <w:lang w:val="en-ZA"/>
        </w:rPr>
      </w:pPr>
      <w:r w:rsidRPr="007B2EDF">
        <w:rPr>
          <w:lang w:val="en-ZA"/>
        </w:rPr>
        <w:t>Limited scalability for global dealership expansion.</w:t>
      </w:r>
    </w:p>
    <w:p w14:paraId="284C9FB1" w14:textId="77777777" w:rsidR="002C409A" w:rsidRPr="006535DD" w:rsidRDefault="002C409A" w:rsidP="002C409A">
      <w:pPr>
        <w:ind w:left="1260" w:right="900"/>
        <w:rPr>
          <w:rFonts w:ascii="Avenir Next" w:eastAsia="Times New Roman" w:hAnsi="Avenir Next" w:cs="Times New Roman"/>
          <w:color w:val="3B3838" w:themeColor="background2" w:themeShade="40"/>
        </w:rPr>
      </w:pPr>
    </w:p>
    <w:p w14:paraId="25600272" w14:textId="77777777" w:rsidR="002C409A" w:rsidRPr="00BD1F32" w:rsidRDefault="002C409A" w:rsidP="002C409A">
      <w:pPr>
        <w:tabs>
          <w:tab w:val="left" w:pos="1811"/>
        </w:tabs>
        <w:ind w:left="1440"/>
        <w:rPr>
          <w:rFonts w:ascii="Avenir Next Demi Bold" w:hAnsi="Avenir Next Demi Bold"/>
          <w:color w:val="3B3838" w:themeColor="background2" w:themeShade="40"/>
        </w:rPr>
      </w:pPr>
    </w:p>
    <w:p w14:paraId="65C490CF" w14:textId="77777777" w:rsidR="00C82C50" w:rsidRPr="00BD1F32" w:rsidRDefault="00C82C50" w:rsidP="00C82C50">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Feasibility</w:t>
      </w:r>
    </w:p>
    <w:p w14:paraId="40F43F99" w14:textId="77777777" w:rsidR="00C82C50" w:rsidRPr="00BD1F32" w:rsidRDefault="00C82C50" w:rsidP="00C82C50">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800576" behindDoc="0" locked="0" layoutInCell="1" allowOverlap="1" wp14:anchorId="0E3430EA" wp14:editId="03452AE6">
                <wp:simplePos x="0" y="0"/>
                <wp:positionH relativeFrom="column">
                  <wp:posOffset>635000</wp:posOffset>
                </wp:positionH>
                <wp:positionV relativeFrom="paragraph">
                  <wp:posOffset>74295</wp:posOffset>
                </wp:positionV>
                <wp:extent cx="2667000" cy="0"/>
                <wp:effectExtent l="0" t="12700" r="12700" b="12700"/>
                <wp:wrapNone/>
                <wp:docPr id="14" name="Straight Connector 14"/>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76F0699" id="Straight Connector 14" o:spid="_x0000_s1026" style="position:absolute;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7538A7B9" w14:textId="77777777" w:rsidR="00C82C50" w:rsidRPr="00202309" w:rsidRDefault="00C82C50" w:rsidP="00C82C50">
      <w:pPr>
        <w:pStyle w:val="ListParagraph"/>
        <w:numPr>
          <w:ilvl w:val="0"/>
          <w:numId w:val="40"/>
        </w:numPr>
        <w:ind w:right="900"/>
        <w:rPr>
          <w:lang w:val="en-ZA"/>
        </w:rPr>
      </w:pPr>
      <w:r w:rsidRPr="00202309">
        <w:rPr>
          <w:lang w:val="en-ZA"/>
        </w:rPr>
        <w:t>Future requirements (global dealership expansion, CRM scaling) require a hybrid cloud approach.</w:t>
      </w:r>
    </w:p>
    <w:p w14:paraId="19874791" w14:textId="77777777" w:rsidR="00C82C50" w:rsidRPr="00202309" w:rsidRDefault="00C82C50" w:rsidP="00C82C50">
      <w:pPr>
        <w:pStyle w:val="ListParagraph"/>
        <w:numPr>
          <w:ilvl w:val="0"/>
          <w:numId w:val="40"/>
        </w:numPr>
        <w:ind w:right="900"/>
        <w:rPr>
          <w:lang w:val="en-ZA"/>
        </w:rPr>
      </w:pPr>
      <w:proofErr w:type="spellStart"/>
      <w:r w:rsidRPr="00202309">
        <w:rPr>
          <w:lang w:val="en-ZA"/>
        </w:rPr>
        <w:t>Keyloop</w:t>
      </w:r>
      <w:proofErr w:type="spellEnd"/>
      <w:r w:rsidRPr="00202309">
        <w:rPr>
          <w:lang w:val="en-ZA"/>
        </w:rPr>
        <w:t xml:space="preserve"> can migrate gradually via hybrid model.</w:t>
      </w:r>
    </w:p>
    <w:p w14:paraId="75D133C1" w14:textId="77777777" w:rsidR="00C82C50" w:rsidRPr="00202309" w:rsidRDefault="00C82C50" w:rsidP="00C82C50">
      <w:pPr>
        <w:pStyle w:val="ListParagraph"/>
        <w:numPr>
          <w:ilvl w:val="0"/>
          <w:numId w:val="40"/>
        </w:numPr>
        <w:ind w:right="900"/>
        <w:rPr>
          <w:lang w:val="en-ZA"/>
        </w:rPr>
      </w:pPr>
      <w:r w:rsidRPr="00202309">
        <w:rPr>
          <w:lang w:val="en-ZA"/>
        </w:rPr>
        <w:t>Capabilities to offload: SaaS dealer management, PaaS analytics, backup &amp; disaster recovery.</w:t>
      </w:r>
    </w:p>
    <w:p w14:paraId="75BB6826" w14:textId="77777777" w:rsidR="00C82C50" w:rsidRPr="00202309" w:rsidRDefault="00C82C50" w:rsidP="00C82C50">
      <w:pPr>
        <w:pStyle w:val="ListParagraph"/>
        <w:numPr>
          <w:ilvl w:val="0"/>
          <w:numId w:val="40"/>
        </w:numPr>
        <w:ind w:right="900"/>
        <w:rPr>
          <w:lang w:val="en-ZA"/>
        </w:rPr>
      </w:pPr>
      <w:r w:rsidRPr="00202309">
        <w:rPr>
          <w:lang w:val="en-ZA"/>
        </w:rPr>
        <w:t>Future requirements highlight the flexibility advantage of cloud-native platforms, which enable scalable SaaS dealer management, PaaS analytics, and automated disaster recovery compared to rigid, siloed legacy systems.</w:t>
      </w:r>
    </w:p>
    <w:p w14:paraId="31976F85" w14:textId="77777777" w:rsidR="00C82C50" w:rsidRDefault="00C82C50" w:rsidP="00C82C50">
      <w:pPr>
        <w:ind w:left="1260" w:right="900"/>
        <w:rPr>
          <w:rFonts w:ascii="Avenir Next" w:eastAsia="Times New Roman" w:hAnsi="Avenir Next" w:cs="Open Sans"/>
          <w:color w:val="3B3838" w:themeColor="background2" w:themeShade="40"/>
        </w:rPr>
      </w:pPr>
    </w:p>
    <w:p w14:paraId="199E0295" w14:textId="77777777" w:rsidR="00C82C50" w:rsidRPr="00BD1F32" w:rsidRDefault="00C82C50" w:rsidP="00C82C50">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Gap Analysis</w:t>
      </w:r>
    </w:p>
    <w:p w14:paraId="5DD5C99F" w14:textId="77777777" w:rsidR="00C82C50" w:rsidRPr="00BD1F32" w:rsidRDefault="00C82C50" w:rsidP="00C82C50">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801600" behindDoc="0" locked="0" layoutInCell="1" allowOverlap="1" wp14:anchorId="0F8B5B47" wp14:editId="70395C3A">
                <wp:simplePos x="0" y="0"/>
                <wp:positionH relativeFrom="column">
                  <wp:posOffset>635000</wp:posOffset>
                </wp:positionH>
                <wp:positionV relativeFrom="paragraph">
                  <wp:posOffset>74295</wp:posOffset>
                </wp:positionV>
                <wp:extent cx="2667000" cy="0"/>
                <wp:effectExtent l="0" t="12700" r="12700" b="12700"/>
                <wp:wrapNone/>
                <wp:docPr id="28" name="Straight Connector 28"/>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DEAB980" id="Straight Connector 28" o:spid="_x0000_s1026" style="position:absolute;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" strokecolor="#4472c4 [3204]" strokeweight="1.5pt">
                <v:stroke joinstyle="miter"/>
              </v:line>
            </w:pict>
          </mc:Fallback>
        </mc:AlternateContent>
      </w:r>
    </w:p>
    <w:p w14:paraId="6DA4BB24" w14:textId="77777777" w:rsidR="00C82C50" w:rsidRPr="00202309" w:rsidRDefault="00C82C50" w:rsidP="00C82C50">
      <w:pPr>
        <w:ind w:left="990" w:right="900"/>
        <w:rPr>
          <w:lang w:val="en-ZA"/>
        </w:rPr>
      </w:pPr>
      <w:proofErr w:type="spellStart"/>
      <w:r w:rsidRPr="00202309">
        <w:rPr>
          <w:lang w:val="en-ZA"/>
        </w:rPr>
        <w:t>Keyloop’s</w:t>
      </w:r>
      <w:proofErr w:type="spellEnd"/>
      <w:r w:rsidRPr="00202309">
        <w:rPr>
          <w:lang w:val="en-ZA"/>
        </w:rPr>
        <w:t xml:space="preserve"> infrastructure is strong regionally but lacks global scalability and automation.</w:t>
      </w:r>
    </w:p>
    <w:p w14:paraId="63AC40DF" w14:textId="77777777" w:rsidR="00C82C50" w:rsidRPr="00202309" w:rsidRDefault="00C82C50" w:rsidP="00C82C50">
      <w:pPr>
        <w:pStyle w:val="ListParagraph"/>
        <w:numPr>
          <w:ilvl w:val="0"/>
          <w:numId w:val="40"/>
        </w:numPr>
        <w:ind w:right="900"/>
        <w:rPr>
          <w:lang w:val="en-ZA"/>
        </w:rPr>
      </w:pPr>
      <w:r w:rsidRPr="00202309">
        <w:rPr>
          <w:lang w:val="en-ZA"/>
        </w:rPr>
        <w:t>Compliance: Limited to GDPR and POPIA → requires unified global governance.</w:t>
      </w:r>
    </w:p>
    <w:p w14:paraId="6241A152" w14:textId="77777777" w:rsidR="00C82C50" w:rsidRPr="00202309" w:rsidRDefault="00C82C50" w:rsidP="00C82C50">
      <w:pPr>
        <w:pStyle w:val="ListParagraph"/>
        <w:numPr>
          <w:ilvl w:val="0"/>
          <w:numId w:val="40"/>
        </w:numPr>
        <w:ind w:right="900"/>
        <w:rPr>
          <w:lang w:val="en-ZA"/>
        </w:rPr>
      </w:pPr>
      <w:r w:rsidRPr="00202309">
        <w:rPr>
          <w:lang w:val="en-ZA"/>
        </w:rPr>
        <w:t>Human Capital: IT teams need cloud-native training.</w:t>
      </w:r>
    </w:p>
    <w:p w14:paraId="0AD6BFBA" w14:textId="77777777" w:rsidR="00C82C50" w:rsidRPr="00202309" w:rsidRDefault="00C82C50" w:rsidP="00C82C50">
      <w:pPr>
        <w:pStyle w:val="ListParagraph"/>
        <w:numPr>
          <w:ilvl w:val="0"/>
          <w:numId w:val="40"/>
        </w:numPr>
        <w:ind w:right="900"/>
        <w:rPr>
          <w:lang w:val="en-ZA"/>
        </w:rPr>
      </w:pPr>
      <w:r w:rsidRPr="00202309">
        <w:rPr>
          <w:lang w:val="en-ZA"/>
        </w:rPr>
        <w:t>Security: Must evolve beyond VPN/firewall to multi-layered IAM, encryption, MFA.</w:t>
      </w:r>
    </w:p>
    <w:p w14:paraId="6B85FC7D" w14:textId="77777777" w:rsidR="00C82C50" w:rsidRPr="00202309" w:rsidRDefault="00C82C50" w:rsidP="00C82C50">
      <w:pPr>
        <w:pStyle w:val="ListParagraph"/>
        <w:numPr>
          <w:ilvl w:val="0"/>
          <w:numId w:val="40"/>
        </w:numPr>
        <w:ind w:right="900"/>
        <w:rPr>
          <w:lang w:val="en-ZA"/>
        </w:rPr>
      </w:pPr>
      <w:r w:rsidRPr="00202309">
        <w:rPr>
          <w:lang w:val="en-ZA"/>
        </w:rPr>
        <w:t>Operations: Move from manual redundancy to automated disaster recovery and CDN-based resilience.</w:t>
      </w:r>
    </w:p>
    <w:p w14:paraId="0A357E5D" w14:textId="26CEC767" w:rsidR="002C409A" w:rsidRPr="00E91BFE" w:rsidRDefault="002C409A" w:rsidP="00E91BFE">
      <w:pPr>
        <w:ind w:left="990" w:right="900"/>
        <w:rPr>
          <w:rFonts w:ascii="Avenir Next" w:eastAsia="Times New Roman" w:hAnsi="Avenir Next" w:cs="Open Sans"/>
          <w:color w:val="3B3838" w:themeColor="background2" w:themeShade="40"/>
        </w:rPr>
      </w:pPr>
      <w:r w:rsidRPr="00E91BFE">
        <w:rPr>
          <w:noProof/>
        </w:rPr>
        <mc:AlternateContent>
          <mc:Choice Requires="wps">
            <w:drawing>
              <wp:anchor distT="0" distB="0" distL="114300" distR="114300" simplePos="0" relativeHeight="251709440" behindDoc="0" locked="0" layoutInCell="1" allowOverlap="1" wp14:anchorId="3564A776" wp14:editId="03845F98">
                <wp:simplePos x="0" y="0"/>
                <wp:positionH relativeFrom="column">
                  <wp:posOffset>7069514</wp:posOffset>
                </wp:positionH>
                <wp:positionV relativeFrom="paragraph">
                  <wp:posOffset>123825</wp:posOffset>
                </wp:positionV>
                <wp:extent cx="457200" cy="457200"/>
                <wp:effectExtent l="0" t="0" r="0" b="0"/>
                <wp:wrapNone/>
                <wp:docPr id="17" name="Rectangle 17"/>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83D48" id="Rectangle 17" o:spid="_x0000_s1026" style="position:absolute;margin-left:556.65pt;margin-top:9.75pt;width:36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" fillcolor="white [3212]" stroked="f" strokeweight="1pt"/>
            </w:pict>
          </mc:Fallback>
        </mc:AlternateContent>
      </w:r>
    </w:p>
    <w:p w14:paraId="413D5B06" w14:textId="401C9901" w:rsidR="002C409A" w:rsidRDefault="00CF1FE4" w:rsidP="002C409A">
      <w:pPr>
        <w:tabs>
          <w:tab w:val="left" w:pos="1811"/>
        </w:tabs>
        <w:ind w:right="900"/>
        <w:rPr>
          <w:rFonts w:ascii="Avenir Next Demi Bold" w:hAnsi="Avenir Next Demi Bold"/>
        </w:rPr>
        <w:sectPr w:rsidR="002C409A" w:rsidSect="002C409A">
          <w:footerReference w:type="default" r:id="rId19"/>
          <w:footerReference w:type="first" r:id="rId20"/>
          <w:pgSz w:w="12240" w:h="15840"/>
          <w:pgMar w:top="0" w:right="0" w:bottom="0" w:left="0" w:header="0" w:footer="720" w:gutter="0"/>
          <w:pgNumType w:start="1"/>
          <w:cols w:space="720"/>
          <w:titlePg/>
          <w:docGrid w:linePitch="360"/>
        </w:sectPr>
      </w:pPr>
      <w:r>
        <w:rPr>
          <w:rFonts w:ascii="Avenir Next Demi Bold" w:hAnsi="Avenir Next Demi Bold"/>
          <w:noProof/>
        </w:rPr>
        <w:drawing>
          <wp:anchor distT="0" distB="0" distL="114300" distR="114300" simplePos="0" relativeHeight="251796480" behindDoc="0" locked="0" layoutInCell="1" allowOverlap="1" wp14:anchorId="24268E9C" wp14:editId="0A81FA27">
            <wp:simplePos x="0" y="0"/>
            <wp:positionH relativeFrom="column">
              <wp:posOffset>1169720</wp:posOffset>
            </wp:positionH>
            <wp:positionV relativeFrom="paragraph">
              <wp:posOffset>310029</wp:posOffset>
            </wp:positionV>
            <wp:extent cx="4257099" cy="3070398"/>
            <wp:effectExtent l="0" t="0" r="0" b="0"/>
            <wp:wrapSquare wrapText="bothSides"/>
            <wp:docPr id="161741200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12003" name="Picture 1617412003"/>
                    <pic:cNvPicPr/>
                  </pic:nvPicPr>
                  <pic:blipFill>
                    <a:blip r:embed="rId21">
                      <a:extLst>
                        <a:ext uri="{28A0092B-C50C-407E-A947-70E740481C1C}">
                          <a14:useLocalDpi xmlns:a14="http://schemas.microsoft.com/office/drawing/2010/main" val="0"/>
                        </a:ext>
                      </a:extLst>
                    </a:blip>
                    <a:stretch>
                      <a:fillRect/>
                    </a:stretch>
                  </pic:blipFill>
                  <pic:spPr>
                    <a:xfrm>
                      <a:off x="0" y="0"/>
                      <a:ext cx="4257099" cy="3070398"/>
                    </a:xfrm>
                    <a:prstGeom prst="rect">
                      <a:avLst/>
                    </a:prstGeom>
                  </pic:spPr>
                </pic:pic>
              </a:graphicData>
            </a:graphic>
            <wp14:sizeRelH relativeFrom="page">
              <wp14:pctWidth>0</wp14:pctWidth>
            </wp14:sizeRelH>
            <wp14:sizeRelV relativeFrom="page">
              <wp14:pctHeight>0</wp14:pctHeight>
            </wp14:sizeRelV>
          </wp:anchor>
        </w:drawing>
      </w:r>
      <w:r>
        <w:rPr>
          <w:rFonts w:ascii="Avenir Next Demi Bold" w:hAnsi="Avenir Next Demi Bold"/>
        </w:rPr>
        <w:br/>
      </w:r>
    </w:p>
    <w:p w14:paraId="69D9D995" w14:textId="4877A47C" w:rsidR="002C409A" w:rsidRDefault="002C409A" w:rsidP="002C409A">
      <w:pPr>
        <w:tabs>
          <w:tab w:val="left" w:pos="1811"/>
        </w:tabs>
        <w:ind w:right="900"/>
        <w:rPr>
          <w:rFonts w:ascii="Avenir Next Demi Bold" w:hAnsi="Avenir Next Demi Bold"/>
        </w:rPr>
      </w:pPr>
    </w:p>
    <w:p w14:paraId="30EE1399" w14:textId="77777777" w:rsidR="00CE0F01" w:rsidRDefault="00CE0F01" w:rsidP="002C409A">
      <w:pPr>
        <w:tabs>
          <w:tab w:val="left" w:pos="1811"/>
        </w:tabs>
        <w:ind w:right="900"/>
        <w:rPr>
          <w:rFonts w:ascii="Avenir Next Demi Bold" w:hAnsi="Avenir Next Demi Bold"/>
        </w:rPr>
      </w:pPr>
    </w:p>
    <w:p w14:paraId="2A2E2BF9" w14:textId="77777777" w:rsidR="00E03CBC" w:rsidRDefault="00E03CBC" w:rsidP="002C409A">
      <w:pPr>
        <w:ind w:left="990" w:right="900"/>
        <w:rPr>
          <w:rFonts w:ascii="Avenir Next Demi Bold" w:hAnsi="Avenir Next Demi Bold"/>
          <w:b/>
          <w:bCs/>
          <w:color w:val="3B3838" w:themeColor="background2" w:themeShade="40"/>
          <w:sz w:val="28"/>
          <w:szCs w:val="28"/>
        </w:rPr>
      </w:pPr>
    </w:p>
    <w:p w14:paraId="657D1240" w14:textId="32816C8D" w:rsidR="002C409A" w:rsidRPr="00BD1F32" w:rsidRDefault="00CE0F01" w:rsidP="002C409A">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Gap Analysis</w:t>
      </w:r>
      <w:r w:rsidR="00AB636B">
        <w:rPr>
          <w:rFonts w:ascii="Avenir Next Demi Bold" w:hAnsi="Avenir Next Demi Bold"/>
          <w:b/>
          <w:bCs/>
          <w:color w:val="3B3838" w:themeColor="background2" w:themeShade="40"/>
          <w:sz w:val="28"/>
          <w:szCs w:val="28"/>
        </w:rPr>
        <w:t xml:space="preserve"> Diagram</w:t>
      </w:r>
    </w:p>
    <w:p w14:paraId="0A321B63" w14:textId="77777777" w:rsidR="002C409A" w:rsidRDefault="002C409A" w:rsidP="002C409A">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06368" behindDoc="0" locked="0" layoutInCell="1" allowOverlap="1" wp14:anchorId="504EA91C" wp14:editId="74BA6B2A">
                <wp:simplePos x="0" y="0"/>
                <wp:positionH relativeFrom="column">
                  <wp:posOffset>635000</wp:posOffset>
                </wp:positionH>
                <wp:positionV relativeFrom="paragraph">
                  <wp:posOffset>74295</wp:posOffset>
                </wp:positionV>
                <wp:extent cx="2667000" cy="0"/>
                <wp:effectExtent l="0" t="12700" r="12700" b="12700"/>
                <wp:wrapNone/>
                <wp:docPr id="23" name="Straight Connector 23"/>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8FD42E3" id="Straight Connector 23"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tbl>
      <w:tblPr>
        <w:tblStyle w:val="GridTable5Dark-Accent1"/>
        <w:tblW w:w="0" w:type="auto"/>
        <w:tblInd w:w="655" w:type="dxa"/>
        <w:tblLayout w:type="fixed"/>
        <w:tblLook w:val="04A0" w:firstRow="1" w:lastRow="0" w:firstColumn="1" w:lastColumn="0" w:noHBand="0" w:noVBand="1"/>
      </w:tblPr>
      <w:tblGrid>
        <w:gridCol w:w="1590"/>
        <w:gridCol w:w="1719"/>
        <w:gridCol w:w="1560"/>
        <w:gridCol w:w="1842"/>
        <w:gridCol w:w="1276"/>
        <w:gridCol w:w="1559"/>
        <w:gridCol w:w="1370"/>
      </w:tblGrid>
      <w:tr w:rsidR="00E03CBC" w14:paraId="5A76ABF0" w14:textId="77777777" w:rsidTr="007B2EDF">
        <w:trPr>
          <w:cnfStyle w:val="100000000000" w:firstRow="1" w:lastRow="0" w:firstColumn="0" w:lastColumn="0" w:oddVBand="0" w:evenVBand="0" w:oddHBand="0"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1590" w:type="dxa"/>
          </w:tcPr>
          <w:p w14:paraId="3CFE1224" w14:textId="2D6819CD" w:rsidR="00AF742A" w:rsidRDefault="00AF742A" w:rsidP="00AF742A">
            <w:pPr>
              <w:tabs>
                <w:tab w:val="left" w:pos="1340"/>
              </w:tabs>
              <w:ind w:right="80"/>
              <w:jc w:val="center"/>
              <w:rPr>
                <w:rFonts w:ascii="Avenir Next Demi Bold" w:hAnsi="Avenir Next Demi Bold"/>
              </w:rPr>
            </w:pPr>
            <w:r>
              <w:rPr>
                <w:rFonts w:ascii="Avenir Next Demi Bold" w:hAnsi="Avenir Next Demi Bold"/>
              </w:rPr>
              <w:t>Category</w:t>
            </w:r>
          </w:p>
        </w:tc>
        <w:tc>
          <w:tcPr>
            <w:tcW w:w="1719" w:type="dxa"/>
          </w:tcPr>
          <w:p w14:paraId="38EFD69F" w14:textId="77777777" w:rsidR="00AF742A" w:rsidRDefault="00AF742A" w:rsidP="00AF742A">
            <w:pPr>
              <w:tabs>
                <w:tab w:val="left" w:pos="1811"/>
              </w:tabs>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Current</w:t>
            </w:r>
          </w:p>
          <w:p w14:paraId="7A0AC7A4" w14:textId="7D82E758" w:rsidR="00AF742A" w:rsidRDefault="00AF742A" w:rsidP="00AF742A">
            <w:pPr>
              <w:tabs>
                <w:tab w:val="left" w:pos="1250"/>
              </w:tabs>
              <w:ind w:left="-100" w:right="-9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State</w:t>
            </w:r>
          </w:p>
        </w:tc>
        <w:tc>
          <w:tcPr>
            <w:tcW w:w="1560" w:type="dxa"/>
          </w:tcPr>
          <w:p w14:paraId="0A99D33F" w14:textId="6CB38C37" w:rsidR="00AF742A" w:rsidRDefault="00AF742A" w:rsidP="00AF742A">
            <w:pPr>
              <w:tabs>
                <w:tab w:val="left" w:pos="1811"/>
              </w:tabs>
              <w:ind w:right="7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Goal</w:t>
            </w:r>
          </w:p>
        </w:tc>
        <w:tc>
          <w:tcPr>
            <w:tcW w:w="1842" w:type="dxa"/>
          </w:tcPr>
          <w:p w14:paraId="717260BE" w14:textId="77777777" w:rsidR="00AF742A" w:rsidRDefault="00AF742A" w:rsidP="00AF742A">
            <w:pPr>
              <w:tabs>
                <w:tab w:val="left" w:pos="1811"/>
              </w:tabs>
              <w:ind w:right="8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Action</w:t>
            </w:r>
          </w:p>
          <w:p w14:paraId="4A49C452" w14:textId="7B34DA37" w:rsidR="00AF742A" w:rsidRDefault="00AF742A" w:rsidP="00AF742A">
            <w:pPr>
              <w:tabs>
                <w:tab w:val="left" w:pos="1811"/>
              </w:tabs>
              <w:ind w:right="8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Needed</w:t>
            </w:r>
          </w:p>
        </w:tc>
        <w:tc>
          <w:tcPr>
            <w:tcW w:w="1276" w:type="dxa"/>
          </w:tcPr>
          <w:p w14:paraId="0AFD4C9E" w14:textId="1AB4C799" w:rsidR="00AF742A" w:rsidRDefault="00AF742A" w:rsidP="00AF742A">
            <w:pPr>
              <w:tabs>
                <w:tab w:val="left" w:pos="1811"/>
              </w:tabs>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Priority</w:t>
            </w:r>
          </w:p>
        </w:tc>
        <w:tc>
          <w:tcPr>
            <w:tcW w:w="1559" w:type="dxa"/>
          </w:tcPr>
          <w:p w14:paraId="3271002C" w14:textId="21B38E19" w:rsidR="00AF742A" w:rsidRDefault="00AF742A" w:rsidP="00AF742A">
            <w:pPr>
              <w:tabs>
                <w:tab w:val="left" w:pos="1811"/>
              </w:tabs>
              <w:ind w:right="7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Owner</w:t>
            </w:r>
          </w:p>
        </w:tc>
        <w:tc>
          <w:tcPr>
            <w:tcW w:w="1370" w:type="dxa"/>
          </w:tcPr>
          <w:p w14:paraId="68487011" w14:textId="77777777" w:rsidR="00AF742A" w:rsidRDefault="00AF742A" w:rsidP="00AF742A">
            <w:pPr>
              <w:tabs>
                <w:tab w:val="left" w:pos="1811"/>
              </w:tabs>
              <w:ind w:right="1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Due</w:t>
            </w:r>
          </w:p>
          <w:p w14:paraId="3420695C" w14:textId="4A4D96AC" w:rsidR="00AF742A" w:rsidRDefault="00AF742A" w:rsidP="00AF742A">
            <w:pPr>
              <w:tabs>
                <w:tab w:val="left" w:pos="1811"/>
              </w:tabs>
              <w:ind w:right="10"/>
              <w:jc w:val="center"/>
              <w:cnfStyle w:val="100000000000" w:firstRow="1" w:lastRow="0" w:firstColumn="0" w:lastColumn="0" w:oddVBand="0" w:evenVBand="0" w:oddHBand="0" w:evenHBand="0" w:firstRowFirstColumn="0" w:firstRowLastColumn="0" w:lastRowFirstColumn="0" w:lastRowLastColumn="0"/>
              <w:rPr>
                <w:rFonts w:ascii="Avenir Next Demi Bold" w:hAnsi="Avenir Next Demi Bold"/>
              </w:rPr>
            </w:pPr>
            <w:r>
              <w:rPr>
                <w:rFonts w:ascii="Avenir Next Demi Bold" w:hAnsi="Avenir Next Demi Bold"/>
              </w:rPr>
              <w:t>Date</w:t>
            </w:r>
          </w:p>
        </w:tc>
      </w:tr>
      <w:tr w:rsidR="007B2EDF" w14:paraId="38A57180" w14:textId="77777777" w:rsidTr="007B2EDF">
        <w:trPr>
          <w:cnfStyle w:val="000000100000" w:firstRow="0" w:lastRow="0" w:firstColumn="0" w:lastColumn="0" w:oddVBand="0" w:evenVBand="0" w:oddHBand="1"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1590" w:type="dxa"/>
          </w:tcPr>
          <w:p w14:paraId="15AEF4E6" w14:textId="5AE787F4" w:rsidR="007B2EDF" w:rsidRDefault="007B2EDF" w:rsidP="007B2EDF">
            <w:pPr>
              <w:tabs>
                <w:tab w:val="left" w:pos="1811"/>
              </w:tabs>
              <w:ind w:right="80"/>
              <w:rPr>
                <w:rFonts w:ascii="Avenir Next Demi Bold" w:hAnsi="Avenir Next Demi Bold"/>
              </w:rPr>
            </w:pPr>
            <w:r>
              <w:rPr>
                <w:rFonts w:ascii="Avenir Next Demi Bold" w:hAnsi="Avenir Next Demi Bold"/>
              </w:rPr>
              <w:t>Business</w:t>
            </w:r>
          </w:p>
        </w:tc>
        <w:tc>
          <w:tcPr>
            <w:tcW w:w="1719" w:type="dxa"/>
          </w:tcPr>
          <w:p w14:paraId="73F5E5CE" w14:textId="76FA9228"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6D21E7">
              <w:t>Regional scalability</w:t>
            </w:r>
          </w:p>
        </w:tc>
        <w:tc>
          <w:tcPr>
            <w:tcW w:w="1560" w:type="dxa"/>
          </w:tcPr>
          <w:p w14:paraId="3B7E1043" w14:textId="05C6127A"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6D21E7">
              <w:t>Global scalability</w:t>
            </w:r>
          </w:p>
        </w:tc>
        <w:tc>
          <w:tcPr>
            <w:tcW w:w="1842" w:type="dxa"/>
          </w:tcPr>
          <w:p w14:paraId="6E42C110" w14:textId="1ABF953C" w:rsidR="007B2EDF" w:rsidRDefault="007B2EDF" w:rsidP="007B2EDF">
            <w:pPr>
              <w:tabs>
                <w:tab w:val="left" w:pos="1811"/>
              </w:tabs>
              <w:ind w:right="8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6D21E7">
              <w:t>Adopt hybrid cloud</w:t>
            </w:r>
          </w:p>
        </w:tc>
        <w:tc>
          <w:tcPr>
            <w:tcW w:w="1276" w:type="dxa"/>
          </w:tcPr>
          <w:p w14:paraId="11F58424" w14:textId="42CCDA24" w:rsidR="007B2EDF" w:rsidRDefault="007B2EDF" w:rsidP="007B2EDF">
            <w:pPr>
              <w:tabs>
                <w:tab w:val="left" w:pos="1811"/>
              </w:tabs>
              <w:ind w:right="2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6D21E7">
              <w:t>High</w:t>
            </w:r>
          </w:p>
        </w:tc>
        <w:tc>
          <w:tcPr>
            <w:tcW w:w="1559" w:type="dxa"/>
          </w:tcPr>
          <w:p w14:paraId="12DB2057" w14:textId="47D96B86" w:rsidR="007B2EDF" w:rsidRDefault="007B2EDF" w:rsidP="007B2EDF">
            <w:pPr>
              <w:tabs>
                <w:tab w:val="left" w:pos="1811"/>
              </w:tabs>
              <w:ind w:right="7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6D21E7">
              <w:t>CIO</w:t>
            </w:r>
          </w:p>
        </w:tc>
        <w:tc>
          <w:tcPr>
            <w:tcW w:w="1370" w:type="dxa"/>
          </w:tcPr>
          <w:p w14:paraId="7B74531D" w14:textId="7AFEC25A"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6D21E7">
              <w:t>6 months</w:t>
            </w:r>
          </w:p>
        </w:tc>
      </w:tr>
      <w:tr w:rsidR="007B2EDF" w14:paraId="33B9B1A0" w14:textId="77777777" w:rsidTr="007B2EDF">
        <w:trPr>
          <w:trHeight w:val="1700"/>
        </w:trPr>
        <w:tc>
          <w:tcPr>
            <w:cnfStyle w:val="001000000000" w:firstRow="0" w:lastRow="0" w:firstColumn="1" w:lastColumn="0" w:oddVBand="0" w:evenVBand="0" w:oddHBand="0" w:evenHBand="0" w:firstRowFirstColumn="0" w:firstRowLastColumn="0" w:lastRowFirstColumn="0" w:lastRowLastColumn="0"/>
            <w:tcW w:w="1590" w:type="dxa"/>
          </w:tcPr>
          <w:p w14:paraId="3E001FFB" w14:textId="7FDFB04E" w:rsidR="007B2EDF" w:rsidRDefault="007B2EDF" w:rsidP="007B2EDF">
            <w:pPr>
              <w:tabs>
                <w:tab w:val="left" w:pos="1811"/>
              </w:tabs>
              <w:ind w:right="80"/>
              <w:rPr>
                <w:rFonts w:ascii="Avenir Next Demi Bold" w:hAnsi="Avenir Next Demi Bold"/>
              </w:rPr>
            </w:pPr>
            <w:r>
              <w:rPr>
                <w:rFonts w:ascii="Avenir Next Demi Bold" w:hAnsi="Avenir Next Demi Bold"/>
              </w:rPr>
              <w:t>People</w:t>
            </w:r>
          </w:p>
        </w:tc>
        <w:tc>
          <w:tcPr>
            <w:tcW w:w="1719" w:type="dxa"/>
          </w:tcPr>
          <w:p w14:paraId="25D7A9EA" w14:textId="4FC14CF0" w:rsidR="007B2EDF" w:rsidRDefault="007B2EDF" w:rsidP="007B2EDF">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0C50EC">
              <w:t>IT team focused on maintenance</w:t>
            </w:r>
          </w:p>
        </w:tc>
        <w:tc>
          <w:tcPr>
            <w:tcW w:w="1560" w:type="dxa"/>
          </w:tcPr>
          <w:p w14:paraId="5D9E45A8" w14:textId="45B16B74" w:rsidR="007B2EDF" w:rsidRDefault="007B2EDF" w:rsidP="007B2EDF">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0C50EC">
              <w:t>Upskilled in cloud-native tools</w:t>
            </w:r>
          </w:p>
        </w:tc>
        <w:tc>
          <w:tcPr>
            <w:tcW w:w="1842" w:type="dxa"/>
          </w:tcPr>
          <w:p w14:paraId="1BE31B18" w14:textId="427419EE" w:rsidR="007B2EDF" w:rsidRDefault="007B2EDF" w:rsidP="007B2EDF">
            <w:pPr>
              <w:tabs>
                <w:tab w:val="left" w:pos="1811"/>
              </w:tabs>
              <w:ind w:right="8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0C50EC">
              <w:t>Training in Azure, AWS, CDN</w:t>
            </w:r>
          </w:p>
        </w:tc>
        <w:tc>
          <w:tcPr>
            <w:tcW w:w="1276" w:type="dxa"/>
          </w:tcPr>
          <w:p w14:paraId="7293321F" w14:textId="7B13A2AA" w:rsidR="007B2EDF" w:rsidRDefault="007B2EDF" w:rsidP="007B2EDF">
            <w:pPr>
              <w:tabs>
                <w:tab w:val="left" w:pos="1811"/>
              </w:tabs>
              <w:ind w:right="2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0C50EC">
              <w:t>Medium</w:t>
            </w:r>
          </w:p>
        </w:tc>
        <w:tc>
          <w:tcPr>
            <w:tcW w:w="1559" w:type="dxa"/>
          </w:tcPr>
          <w:p w14:paraId="13F6B744" w14:textId="3B54407B" w:rsidR="007B2EDF" w:rsidRDefault="007B2EDF" w:rsidP="007B2EDF">
            <w:pPr>
              <w:tabs>
                <w:tab w:val="left" w:pos="1811"/>
              </w:tabs>
              <w:ind w:right="7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0C50EC">
              <w:t>HR Director</w:t>
            </w:r>
          </w:p>
        </w:tc>
        <w:tc>
          <w:tcPr>
            <w:tcW w:w="1370" w:type="dxa"/>
          </w:tcPr>
          <w:p w14:paraId="7AE163AC" w14:textId="2A3A77BE" w:rsidR="007B2EDF" w:rsidRDefault="007B2EDF" w:rsidP="007B2EDF">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0C50EC">
              <w:t>9 months</w:t>
            </w:r>
          </w:p>
        </w:tc>
      </w:tr>
      <w:tr w:rsidR="007B2EDF" w14:paraId="32DD5436" w14:textId="77777777" w:rsidTr="007B2EDF">
        <w:trPr>
          <w:cnfStyle w:val="000000100000" w:firstRow="0" w:lastRow="0" w:firstColumn="0" w:lastColumn="0" w:oddVBand="0" w:evenVBand="0" w:oddHBand="1" w:evenHBand="0" w:firstRowFirstColumn="0" w:firstRowLastColumn="0" w:lastRowFirstColumn="0" w:lastRowLastColumn="0"/>
          <w:trHeight w:val="1889"/>
        </w:trPr>
        <w:tc>
          <w:tcPr>
            <w:cnfStyle w:val="001000000000" w:firstRow="0" w:lastRow="0" w:firstColumn="1" w:lastColumn="0" w:oddVBand="0" w:evenVBand="0" w:oddHBand="0" w:evenHBand="0" w:firstRowFirstColumn="0" w:firstRowLastColumn="0" w:lastRowFirstColumn="0" w:lastRowLastColumn="0"/>
            <w:tcW w:w="1590" w:type="dxa"/>
          </w:tcPr>
          <w:p w14:paraId="75E00F94" w14:textId="6CBF993F" w:rsidR="007B2EDF" w:rsidRDefault="007B2EDF" w:rsidP="007B2EDF">
            <w:pPr>
              <w:tabs>
                <w:tab w:val="left" w:pos="1811"/>
              </w:tabs>
              <w:rPr>
                <w:rFonts w:ascii="Avenir Next Demi Bold" w:hAnsi="Avenir Next Demi Bold"/>
              </w:rPr>
            </w:pPr>
            <w:r>
              <w:rPr>
                <w:rFonts w:ascii="Avenir Next Demi Bold" w:hAnsi="Avenir Next Demi Bold"/>
              </w:rPr>
              <w:t>Governance</w:t>
            </w:r>
          </w:p>
        </w:tc>
        <w:tc>
          <w:tcPr>
            <w:tcW w:w="1719" w:type="dxa"/>
          </w:tcPr>
          <w:p w14:paraId="2FC29368" w14:textId="174A1F3B"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04623B">
              <w:t>GDPR &amp; POPIA compliance only</w:t>
            </w:r>
          </w:p>
        </w:tc>
        <w:tc>
          <w:tcPr>
            <w:tcW w:w="1560" w:type="dxa"/>
          </w:tcPr>
          <w:p w14:paraId="569DD353" w14:textId="119CC6B8"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04623B">
              <w:t>Unified global compliance</w:t>
            </w:r>
          </w:p>
        </w:tc>
        <w:tc>
          <w:tcPr>
            <w:tcW w:w="1842" w:type="dxa"/>
          </w:tcPr>
          <w:p w14:paraId="7FC0E91F" w14:textId="468041BB" w:rsidR="007B2EDF" w:rsidRDefault="007B2EDF" w:rsidP="007B2EDF">
            <w:pPr>
              <w:tabs>
                <w:tab w:val="left" w:pos="1811"/>
              </w:tabs>
              <w:ind w:right="8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04623B">
              <w:t>Implement cloud governance</w:t>
            </w:r>
          </w:p>
        </w:tc>
        <w:tc>
          <w:tcPr>
            <w:tcW w:w="1276" w:type="dxa"/>
          </w:tcPr>
          <w:p w14:paraId="26BC3F87" w14:textId="41668850" w:rsidR="007B2EDF" w:rsidRDefault="007B2EDF" w:rsidP="007B2EDF">
            <w:pPr>
              <w:tabs>
                <w:tab w:val="left" w:pos="1811"/>
              </w:tabs>
              <w:ind w:right="2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04623B">
              <w:t>High</w:t>
            </w:r>
          </w:p>
        </w:tc>
        <w:tc>
          <w:tcPr>
            <w:tcW w:w="1559" w:type="dxa"/>
          </w:tcPr>
          <w:p w14:paraId="1EDDDBDC" w14:textId="158835B0" w:rsidR="007B2EDF" w:rsidRDefault="007B2EDF" w:rsidP="007B2EDF">
            <w:pPr>
              <w:tabs>
                <w:tab w:val="left" w:pos="1811"/>
              </w:tabs>
              <w:ind w:right="7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04623B">
              <w:t>Compliance Officer</w:t>
            </w:r>
          </w:p>
        </w:tc>
        <w:tc>
          <w:tcPr>
            <w:tcW w:w="1370" w:type="dxa"/>
          </w:tcPr>
          <w:p w14:paraId="40485B24" w14:textId="25806580"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04623B">
              <w:t>6 months</w:t>
            </w:r>
          </w:p>
        </w:tc>
      </w:tr>
      <w:tr w:rsidR="007B2EDF" w14:paraId="778BB723" w14:textId="77777777" w:rsidTr="007B2EDF">
        <w:trPr>
          <w:trHeight w:val="1547"/>
        </w:trPr>
        <w:tc>
          <w:tcPr>
            <w:cnfStyle w:val="001000000000" w:firstRow="0" w:lastRow="0" w:firstColumn="1" w:lastColumn="0" w:oddVBand="0" w:evenVBand="0" w:oddHBand="0" w:evenHBand="0" w:firstRowFirstColumn="0" w:firstRowLastColumn="0" w:lastRowFirstColumn="0" w:lastRowLastColumn="0"/>
            <w:tcW w:w="1590" w:type="dxa"/>
          </w:tcPr>
          <w:p w14:paraId="6FF4772D" w14:textId="32708A3A" w:rsidR="007B2EDF" w:rsidRDefault="007B2EDF" w:rsidP="007B2EDF">
            <w:pPr>
              <w:tabs>
                <w:tab w:val="left" w:pos="1811"/>
              </w:tabs>
              <w:ind w:right="80"/>
              <w:rPr>
                <w:rFonts w:ascii="Avenir Next Demi Bold" w:hAnsi="Avenir Next Demi Bold"/>
              </w:rPr>
            </w:pPr>
            <w:r>
              <w:rPr>
                <w:rFonts w:ascii="Avenir Next Demi Bold" w:hAnsi="Avenir Next Demi Bold"/>
              </w:rPr>
              <w:t>Platform</w:t>
            </w:r>
          </w:p>
        </w:tc>
        <w:tc>
          <w:tcPr>
            <w:tcW w:w="1719" w:type="dxa"/>
          </w:tcPr>
          <w:p w14:paraId="108CF834" w14:textId="743BA364" w:rsidR="007B2EDF" w:rsidRDefault="007B2EDF" w:rsidP="007B2EDF">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E6649C">
              <w:t>Mix of on-prem and cloud storage</w:t>
            </w:r>
          </w:p>
        </w:tc>
        <w:tc>
          <w:tcPr>
            <w:tcW w:w="1560" w:type="dxa"/>
          </w:tcPr>
          <w:p w14:paraId="0B1AAA4D" w14:textId="2EF832EF" w:rsidR="007B2EDF" w:rsidRDefault="007B2EDF" w:rsidP="007B2EDF">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E6649C">
              <w:t>Fully hybrid cloud</w:t>
            </w:r>
          </w:p>
        </w:tc>
        <w:tc>
          <w:tcPr>
            <w:tcW w:w="1842" w:type="dxa"/>
          </w:tcPr>
          <w:p w14:paraId="1904036C" w14:textId="02C6BB31" w:rsidR="007B2EDF" w:rsidRDefault="007B2EDF" w:rsidP="007B2EDF">
            <w:pPr>
              <w:tabs>
                <w:tab w:val="left" w:pos="1811"/>
              </w:tabs>
              <w:ind w:right="8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E6649C">
              <w:t>Migrate workloads to Azure + AWS S3</w:t>
            </w:r>
          </w:p>
        </w:tc>
        <w:tc>
          <w:tcPr>
            <w:tcW w:w="1276" w:type="dxa"/>
          </w:tcPr>
          <w:p w14:paraId="4A040998" w14:textId="1D07FB67" w:rsidR="007B2EDF" w:rsidRDefault="007B2EDF" w:rsidP="007B2EDF">
            <w:pPr>
              <w:tabs>
                <w:tab w:val="left" w:pos="1811"/>
              </w:tabs>
              <w:ind w:right="2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E6649C">
              <w:t>High</w:t>
            </w:r>
          </w:p>
        </w:tc>
        <w:tc>
          <w:tcPr>
            <w:tcW w:w="1559" w:type="dxa"/>
          </w:tcPr>
          <w:p w14:paraId="17F0F160" w14:textId="56446587" w:rsidR="007B2EDF" w:rsidRDefault="007B2EDF" w:rsidP="007B2EDF">
            <w:pPr>
              <w:tabs>
                <w:tab w:val="left" w:pos="1811"/>
              </w:tabs>
              <w:ind w:right="7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E6649C">
              <w:t>Cloud Architect</w:t>
            </w:r>
          </w:p>
        </w:tc>
        <w:tc>
          <w:tcPr>
            <w:tcW w:w="1370" w:type="dxa"/>
          </w:tcPr>
          <w:p w14:paraId="1168AB99" w14:textId="18F7C4FC" w:rsidR="007B2EDF" w:rsidRDefault="007B2EDF" w:rsidP="007B2EDF">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E6649C">
              <w:t>12 months</w:t>
            </w:r>
          </w:p>
        </w:tc>
      </w:tr>
      <w:tr w:rsidR="007B2EDF" w14:paraId="45182438" w14:textId="77777777" w:rsidTr="007B2EDF">
        <w:trPr>
          <w:cnfStyle w:val="000000100000" w:firstRow="0" w:lastRow="0" w:firstColumn="0" w:lastColumn="0" w:oddVBand="0" w:evenVBand="0" w:oddHBand="1" w:evenHBand="0" w:firstRowFirstColumn="0" w:firstRowLastColumn="0" w:lastRowFirstColumn="0" w:lastRowLastColumn="0"/>
          <w:trHeight w:val="1556"/>
        </w:trPr>
        <w:tc>
          <w:tcPr>
            <w:cnfStyle w:val="001000000000" w:firstRow="0" w:lastRow="0" w:firstColumn="1" w:lastColumn="0" w:oddVBand="0" w:evenVBand="0" w:oddHBand="0" w:evenHBand="0" w:firstRowFirstColumn="0" w:firstRowLastColumn="0" w:lastRowFirstColumn="0" w:lastRowLastColumn="0"/>
            <w:tcW w:w="1590" w:type="dxa"/>
          </w:tcPr>
          <w:p w14:paraId="45FDC083" w14:textId="43FB1AFC" w:rsidR="007B2EDF" w:rsidRDefault="007B2EDF" w:rsidP="007B2EDF">
            <w:pPr>
              <w:tabs>
                <w:tab w:val="left" w:pos="1811"/>
              </w:tabs>
              <w:rPr>
                <w:rFonts w:ascii="Avenir Next Demi Bold" w:hAnsi="Avenir Next Demi Bold"/>
              </w:rPr>
            </w:pPr>
            <w:r>
              <w:rPr>
                <w:rFonts w:ascii="Avenir Next Demi Bold" w:hAnsi="Avenir Next Demi Bold"/>
              </w:rPr>
              <w:t>Security</w:t>
            </w:r>
          </w:p>
        </w:tc>
        <w:tc>
          <w:tcPr>
            <w:tcW w:w="1719" w:type="dxa"/>
          </w:tcPr>
          <w:p w14:paraId="32CF32BD" w14:textId="375E47C3"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B66042">
              <w:t>VPN + firewall</w:t>
            </w:r>
          </w:p>
        </w:tc>
        <w:tc>
          <w:tcPr>
            <w:tcW w:w="1560" w:type="dxa"/>
          </w:tcPr>
          <w:p w14:paraId="51DA4BA2" w14:textId="36F3E4F3"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B66042">
              <w:t>Multi-layered cloud security</w:t>
            </w:r>
          </w:p>
        </w:tc>
        <w:tc>
          <w:tcPr>
            <w:tcW w:w="1842" w:type="dxa"/>
          </w:tcPr>
          <w:p w14:paraId="3E9470ED" w14:textId="45A30157" w:rsidR="007B2EDF" w:rsidRDefault="007B2EDF" w:rsidP="007B2EDF">
            <w:pPr>
              <w:tabs>
                <w:tab w:val="left" w:pos="1811"/>
              </w:tabs>
              <w:ind w:right="8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B66042">
              <w:t>Deploy IAM, encryption, MFA</w:t>
            </w:r>
          </w:p>
        </w:tc>
        <w:tc>
          <w:tcPr>
            <w:tcW w:w="1276" w:type="dxa"/>
          </w:tcPr>
          <w:p w14:paraId="5FBCFD3A" w14:textId="19772FE3" w:rsidR="007B2EDF" w:rsidRDefault="007B2EDF" w:rsidP="007B2EDF">
            <w:pPr>
              <w:tabs>
                <w:tab w:val="left" w:pos="1811"/>
              </w:tabs>
              <w:ind w:right="2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B66042">
              <w:t>High</w:t>
            </w:r>
          </w:p>
        </w:tc>
        <w:tc>
          <w:tcPr>
            <w:tcW w:w="1559" w:type="dxa"/>
          </w:tcPr>
          <w:p w14:paraId="704B7EB2" w14:textId="0C74E3AC" w:rsidR="007B2EDF" w:rsidRDefault="007B2EDF" w:rsidP="007B2EDF">
            <w:pPr>
              <w:tabs>
                <w:tab w:val="left" w:pos="1811"/>
              </w:tabs>
              <w:ind w:right="70"/>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B66042">
              <w:t>Security Lead</w:t>
            </w:r>
          </w:p>
        </w:tc>
        <w:tc>
          <w:tcPr>
            <w:tcW w:w="1370" w:type="dxa"/>
          </w:tcPr>
          <w:p w14:paraId="1B4870B2" w14:textId="7B4EE68B" w:rsidR="007B2EDF" w:rsidRDefault="007B2EDF" w:rsidP="007B2EDF">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rPr>
            </w:pPr>
            <w:r w:rsidRPr="00B66042">
              <w:t>6 months</w:t>
            </w:r>
          </w:p>
        </w:tc>
      </w:tr>
      <w:tr w:rsidR="00CF1FE4" w14:paraId="2CDC2D16" w14:textId="77777777" w:rsidTr="007B2EDF">
        <w:trPr>
          <w:trHeight w:val="1592"/>
        </w:trPr>
        <w:tc>
          <w:tcPr>
            <w:cnfStyle w:val="001000000000" w:firstRow="0" w:lastRow="0" w:firstColumn="1" w:lastColumn="0" w:oddVBand="0" w:evenVBand="0" w:oddHBand="0" w:evenHBand="0" w:firstRowFirstColumn="0" w:firstRowLastColumn="0" w:lastRowFirstColumn="0" w:lastRowLastColumn="0"/>
            <w:tcW w:w="1590" w:type="dxa"/>
          </w:tcPr>
          <w:p w14:paraId="4A326417" w14:textId="46992F26" w:rsidR="00CF1FE4" w:rsidRDefault="00CF1FE4" w:rsidP="00CF1FE4">
            <w:pPr>
              <w:tabs>
                <w:tab w:val="left" w:pos="1811"/>
              </w:tabs>
              <w:rPr>
                <w:rFonts w:ascii="Avenir Next Demi Bold" w:hAnsi="Avenir Next Demi Bold"/>
              </w:rPr>
            </w:pPr>
            <w:r>
              <w:rPr>
                <w:rFonts w:ascii="Avenir Next Demi Bold" w:hAnsi="Avenir Next Demi Bold"/>
              </w:rPr>
              <w:t>Operations</w:t>
            </w:r>
          </w:p>
        </w:tc>
        <w:tc>
          <w:tcPr>
            <w:tcW w:w="1719" w:type="dxa"/>
          </w:tcPr>
          <w:p w14:paraId="0A36A7D7" w14:textId="0F8A1DBA" w:rsidR="00CF1FE4" w:rsidRDefault="00CF1FE4" w:rsidP="00CF1FE4">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1A2998">
              <w:t>Manual redundancy checks</w:t>
            </w:r>
          </w:p>
        </w:tc>
        <w:tc>
          <w:tcPr>
            <w:tcW w:w="1560" w:type="dxa"/>
          </w:tcPr>
          <w:p w14:paraId="6DD1A2A4" w14:textId="40A328C9" w:rsidR="00CF1FE4" w:rsidRDefault="00CF1FE4" w:rsidP="00CF1FE4">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1A2998">
              <w:t>Automated DR &amp; backups</w:t>
            </w:r>
          </w:p>
        </w:tc>
        <w:tc>
          <w:tcPr>
            <w:tcW w:w="1842" w:type="dxa"/>
          </w:tcPr>
          <w:p w14:paraId="1E596EFB" w14:textId="4E60740C" w:rsidR="00CF1FE4" w:rsidRDefault="00CF1FE4" w:rsidP="00CF1FE4">
            <w:pPr>
              <w:tabs>
                <w:tab w:val="left" w:pos="1811"/>
              </w:tabs>
              <w:ind w:right="8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1A2998">
              <w:t xml:space="preserve">Implement </w:t>
            </w:r>
            <w:proofErr w:type="spellStart"/>
            <w:r w:rsidRPr="001A2998">
              <w:t>DRaaS</w:t>
            </w:r>
            <w:proofErr w:type="spellEnd"/>
            <w:r w:rsidRPr="001A2998">
              <w:t xml:space="preserve"> + CDN redundancy</w:t>
            </w:r>
          </w:p>
        </w:tc>
        <w:tc>
          <w:tcPr>
            <w:tcW w:w="1276" w:type="dxa"/>
          </w:tcPr>
          <w:p w14:paraId="68036155" w14:textId="6550BFB5" w:rsidR="00CF1FE4" w:rsidRDefault="00CF1FE4" w:rsidP="00CF1FE4">
            <w:pPr>
              <w:tabs>
                <w:tab w:val="left" w:pos="1811"/>
              </w:tabs>
              <w:ind w:right="2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1A2998">
              <w:t>Medium</w:t>
            </w:r>
          </w:p>
        </w:tc>
        <w:tc>
          <w:tcPr>
            <w:tcW w:w="1559" w:type="dxa"/>
          </w:tcPr>
          <w:p w14:paraId="64B9E506" w14:textId="65D76A4E" w:rsidR="00CF1FE4" w:rsidRDefault="00CF1FE4" w:rsidP="00CF1FE4">
            <w:pPr>
              <w:tabs>
                <w:tab w:val="left" w:pos="1811"/>
              </w:tabs>
              <w:ind w:right="70"/>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1A2998">
              <w:t>Ops Manager</w:t>
            </w:r>
          </w:p>
        </w:tc>
        <w:tc>
          <w:tcPr>
            <w:tcW w:w="1370" w:type="dxa"/>
          </w:tcPr>
          <w:p w14:paraId="4A940DA4" w14:textId="14160D3A" w:rsidR="00CF1FE4" w:rsidRDefault="00CF1FE4" w:rsidP="00CF1FE4">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rPr>
            </w:pPr>
            <w:r w:rsidRPr="001A2998">
              <w:t>9 months</w:t>
            </w:r>
          </w:p>
        </w:tc>
      </w:tr>
    </w:tbl>
    <w:p w14:paraId="2F27F3CF" w14:textId="45239224" w:rsidR="002C409A" w:rsidRDefault="002C409A" w:rsidP="002C409A">
      <w:pPr>
        <w:tabs>
          <w:tab w:val="left" w:pos="1811"/>
        </w:tabs>
        <w:ind w:left="1260" w:right="900"/>
        <w:rPr>
          <w:rFonts w:ascii="Avenir Next Demi Bold" w:hAnsi="Avenir Next Demi Bold"/>
        </w:rPr>
      </w:pPr>
    </w:p>
    <w:p w14:paraId="2AC12271" w14:textId="77777777" w:rsidR="002C409A" w:rsidRDefault="002C409A" w:rsidP="002C409A">
      <w:pPr>
        <w:tabs>
          <w:tab w:val="left" w:pos="1811"/>
        </w:tabs>
        <w:ind w:left="1260" w:right="900"/>
        <w:rPr>
          <w:rFonts w:ascii="Avenir Next Demi Bold" w:hAnsi="Avenir Next Demi Bold"/>
        </w:rPr>
      </w:pPr>
    </w:p>
    <w:p w14:paraId="4E532583" w14:textId="77777777" w:rsidR="002C409A" w:rsidRDefault="002C409A" w:rsidP="00AF742A">
      <w:pPr>
        <w:tabs>
          <w:tab w:val="left" w:pos="1811"/>
        </w:tabs>
        <w:ind w:right="900"/>
        <w:rPr>
          <w:rFonts w:ascii="Avenir Next Demi Bold" w:hAnsi="Avenir Next Demi Bold"/>
        </w:rPr>
      </w:pPr>
    </w:p>
    <w:p w14:paraId="66D2F1F9" w14:textId="77777777" w:rsidR="002C409A" w:rsidRDefault="002C409A" w:rsidP="002C409A">
      <w:pPr>
        <w:tabs>
          <w:tab w:val="left" w:pos="1811"/>
        </w:tabs>
        <w:ind w:left="1260" w:right="900"/>
        <w:rPr>
          <w:rFonts w:ascii="Avenir Next Demi Bold" w:hAnsi="Avenir Next Demi Bold"/>
        </w:rPr>
      </w:pPr>
    </w:p>
    <w:p w14:paraId="4599C010" w14:textId="77777777" w:rsidR="002C409A" w:rsidRDefault="002C409A" w:rsidP="002C409A">
      <w:pPr>
        <w:tabs>
          <w:tab w:val="left" w:pos="1811"/>
        </w:tabs>
        <w:ind w:left="1260" w:right="900"/>
        <w:rPr>
          <w:rFonts w:ascii="Avenir Next Demi Bold" w:hAnsi="Avenir Next Demi Bold"/>
        </w:rPr>
      </w:pPr>
    </w:p>
    <w:p w14:paraId="6E5BA173" w14:textId="7E588140" w:rsidR="00A53575" w:rsidRPr="00FA4413" w:rsidRDefault="00A53575" w:rsidP="00FA4413">
      <w:pPr>
        <w:tabs>
          <w:tab w:val="left" w:pos="1811"/>
        </w:tabs>
        <w:rPr>
          <w:rFonts w:ascii="Avenir Next Demi Bold" w:hAnsi="Avenir Next Demi Bold"/>
          <w:color w:val="2F5496" w:themeColor="accent1" w:themeShade="BF"/>
          <w:sz w:val="40"/>
          <w:szCs w:val="40"/>
        </w:rPr>
      </w:pPr>
      <w:r>
        <w:rPr>
          <w:noProof/>
        </w:rPr>
        <mc:AlternateContent>
          <mc:Choice Requires="wps">
            <w:drawing>
              <wp:anchor distT="0" distB="0" distL="114300" distR="114300" simplePos="0" relativeHeight="251727872" behindDoc="0" locked="0" layoutInCell="1" allowOverlap="1" wp14:anchorId="2B05833D" wp14:editId="25660CCB">
                <wp:simplePos x="0" y="0"/>
                <wp:positionH relativeFrom="column">
                  <wp:posOffset>-159385</wp:posOffset>
                </wp:positionH>
                <wp:positionV relativeFrom="page">
                  <wp:posOffset>970915</wp:posOffset>
                </wp:positionV>
                <wp:extent cx="6228080" cy="448056"/>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6228080" cy="448056"/>
                        </a:xfrm>
                        <a:prstGeom prst="rect">
                          <a:avLst/>
                        </a:prstGeom>
                        <a:noFill/>
                        <a:ln w="6350">
                          <a:noFill/>
                        </a:ln>
                      </wps:spPr>
                      <wps:txbx>
                        <w:txbxContent>
                          <w:p w14:paraId="09A7701A" w14:textId="7A7D3A1D" w:rsidR="00A53575" w:rsidRPr="0093598C" w:rsidRDefault="00A53575" w:rsidP="00A53575">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4</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Engaging Cloud Vendors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05833D" id="Text Box 33" o:spid="_x0000_s1029" type="#_x0000_t202" style="position:absolute;margin-left:-12.55pt;margin-top:76.45pt;width:490.4pt;height:35.3pt;z-index:251727872;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" filled="f" stroked="f" strokeweight=".5pt">
                <v:textbox style="mso-fit-shape-to-text:t">
                  <w:txbxContent>
                    <w:p w14:paraId="09A7701A" w14:textId="7A7D3A1D" w:rsidR="00A53575" w:rsidRPr="0093598C" w:rsidRDefault="00A53575" w:rsidP="00A53575">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4</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Engaging Cloud Vendors</w:t>
                      </w:r>
                    </w:p>
                  </w:txbxContent>
                </v:textbox>
                <w10:wrap type="square" anchory="page"/>
              </v:shape>
            </w:pict>
          </mc:Fallback>
        </mc:AlternateContent>
      </w:r>
    </w:p>
    <w:p w14:paraId="4C4DA220" w14:textId="598A096B" w:rsidR="00A53575" w:rsidRDefault="00A53575" w:rsidP="00A53575">
      <w:pPr>
        <w:ind w:left="990" w:right="900"/>
        <w:rPr>
          <w:rFonts w:ascii="Avenir Next Demi Bold" w:hAnsi="Avenir Next Demi Bold"/>
          <w:b/>
          <w:bCs/>
          <w:color w:val="3B3838" w:themeColor="background2" w:themeShade="40"/>
          <w:sz w:val="28"/>
          <w:szCs w:val="28"/>
        </w:rPr>
      </w:pPr>
    </w:p>
    <w:p w14:paraId="59518E73" w14:textId="2D1F31FF" w:rsidR="00A53575" w:rsidRPr="00BD1F32" w:rsidRDefault="00A53575" w:rsidP="00A53575">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Capital and Operating Expenditures</w:t>
      </w:r>
    </w:p>
    <w:p w14:paraId="28D2B00A" w14:textId="20CDD875" w:rsidR="00A53575" w:rsidRPr="0009546C" w:rsidRDefault="00A53575" w:rsidP="0009546C">
      <w:pPr>
        <w:pStyle w:val="ListParagraph"/>
        <w:ind w:left="1350" w:right="900"/>
        <w:rPr>
          <w:lang w:val="en-ZA"/>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21728" behindDoc="0" locked="0" layoutInCell="1" allowOverlap="1" wp14:anchorId="4BB1F3B5" wp14:editId="51DC402F">
                <wp:simplePos x="0" y="0"/>
                <wp:positionH relativeFrom="column">
                  <wp:posOffset>637989</wp:posOffset>
                </wp:positionH>
                <wp:positionV relativeFrom="paragraph">
                  <wp:posOffset>74669</wp:posOffset>
                </wp:positionV>
                <wp:extent cx="3046506" cy="0"/>
                <wp:effectExtent l="0" t="12700" r="14605" b="12700"/>
                <wp:wrapNone/>
                <wp:docPr id="34" name="Straight Connector 34"/>
                <wp:cNvGraphicFramePr/>
                <a:graphic xmlns:a="http://schemas.openxmlformats.org/drawingml/2006/main">
                  <a:graphicData uri="http://schemas.microsoft.com/office/word/2010/wordprocessingShape">
                    <wps:wsp>
                      <wps:cNvCnPr/>
                      <wps:spPr>
                        <a:xfrm>
                          <a:off x="0" y="0"/>
                          <a:ext cx="3046506"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08985" id="Straight Connector 3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5.9pt" to="290.1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" strokecolor="#4472c4 [3204]" strokeweight="1.5pt">
                <v:stroke joinstyle="miter"/>
              </v:line>
            </w:pict>
          </mc:Fallback>
        </mc:AlternateContent>
      </w:r>
    </w:p>
    <w:p w14:paraId="309067B4" w14:textId="4AADC440" w:rsidR="0009546C" w:rsidRPr="0009546C" w:rsidRDefault="0009546C" w:rsidP="0009546C">
      <w:pPr>
        <w:pStyle w:val="ListParagraph"/>
        <w:ind w:left="1350" w:right="900"/>
        <w:rPr>
          <w:lang w:val="en-ZA"/>
        </w:rPr>
      </w:pPr>
      <w:r w:rsidRPr="0009546C">
        <w:rPr>
          <w:lang w:val="en-ZA"/>
        </w:rPr>
        <w:t>Capital Expenditure (</w:t>
      </w:r>
      <w:proofErr w:type="spellStart"/>
      <w:r w:rsidRPr="0009546C">
        <w:rPr>
          <w:lang w:val="en-ZA"/>
        </w:rPr>
        <w:t>CapEx</w:t>
      </w:r>
      <w:proofErr w:type="spellEnd"/>
      <w:r w:rsidRPr="0009546C">
        <w:rPr>
          <w:lang w:val="en-ZA"/>
        </w:rPr>
        <w:t>):</w:t>
      </w:r>
    </w:p>
    <w:p w14:paraId="2EE731A5" w14:textId="77777777" w:rsidR="0009546C" w:rsidRPr="0009546C" w:rsidRDefault="0009546C" w:rsidP="0009546C">
      <w:pPr>
        <w:pStyle w:val="ListParagraph"/>
        <w:numPr>
          <w:ilvl w:val="2"/>
          <w:numId w:val="40"/>
        </w:numPr>
        <w:ind w:right="900"/>
        <w:rPr>
          <w:lang w:val="en-ZA"/>
        </w:rPr>
      </w:pPr>
      <w:r w:rsidRPr="0009546C">
        <w:rPr>
          <w:lang w:val="en-ZA"/>
        </w:rPr>
        <w:t xml:space="preserve">Investment in migrating </w:t>
      </w:r>
      <w:proofErr w:type="spellStart"/>
      <w:r w:rsidRPr="0009546C">
        <w:rPr>
          <w:lang w:val="en-ZA"/>
        </w:rPr>
        <w:t>Keyloop’s</w:t>
      </w:r>
      <w:proofErr w:type="spellEnd"/>
      <w:r w:rsidRPr="0009546C">
        <w:rPr>
          <w:lang w:val="en-ZA"/>
        </w:rPr>
        <w:t xml:space="preserve"> legacy dealer management applications into cloud-native architectures.</w:t>
      </w:r>
    </w:p>
    <w:p w14:paraId="766844D4" w14:textId="77777777" w:rsidR="0009546C" w:rsidRPr="0009546C" w:rsidRDefault="0009546C" w:rsidP="0009546C">
      <w:pPr>
        <w:pStyle w:val="ListParagraph"/>
        <w:numPr>
          <w:ilvl w:val="2"/>
          <w:numId w:val="40"/>
        </w:numPr>
        <w:ind w:right="900"/>
        <w:rPr>
          <w:lang w:val="en-ZA"/>
        </w:rPr>
      </w:pPr>
      <w:r w:rsidRPr="0009546C">
        <w:rPr>
          <w:lang w:val="en-ZA"/>
        </w:rPr>
        <w:t>Purchase of secure networking appliances to connect dealership branches with centralized cloud services.</w:t>
      </w:r>
    </w:p>
    <w:p w14:paraId="19257A92" w14:textId="77777777" w:rsidR="0009546C" w:rsidRPr="0009546C" w:rsidRDefault="0009546C" w:rsidP="0009546C">
      <w:pPr>
        <w:pStyle w:val="ListParagraph"/>
        <w:ind w:left="1350" w:right="900"/>
        <w:rPr>
          <w:lang w:val="en-ZA"/>
        </w:rPr>
      </w:pPr>
      <w:r w:rsidRPr="0009546C">
        <w:rPr>
          <w:lang w:val="en-ZA"/>
        </w:rPr>
        <w:t>Operating Expenditure (</w:t>
      </w:r>
      <w:proofErr w:type="spellStart"/>
      <w:r w:rsidRPr="0009546C">
        <w:rPr>
          <w:lang w:val="en-ZA"/>
        </w:rPr>
        <w:t>OpEx</w:t>
      </w:r>
      <w:proofErr w:type="spellEnd"/>
      <w:r w:rsidRPr="0009546C">
        <w:rPr>
          <w:lang w:val="en-ZA"/>
        </w:rPr>
        <w:t>):</w:t>
      </w:r>
    </w:p>
    <w:p w14:paraId="4DDBE8C3" w14:textId="77777777" w:rsidR="0009546C" w:rsidRPr="0009546C" w:rsidRDefault="0009546C" w:rsidP="0009546C">
      <w:pPr>
        <w:pStyle w:val="ListParagraph"/>
        <w:numPr>
          <w:ilvl w:val="2"/>
          <w:numId w:val="40"/>
        </w:numPr>
        <w:ind w:right="900"/>
        <w:rPr>
          <w:lang w:val="en-ZA"/>
        </w:rPr>
      </w:pPr>
      <w:r w:rsidRPr="0009546C">
        <w:rPr>
          <w:lang w:val="en-ZA"/>
        </w:rPr>
        <w:t>Monthly subscription fees for compute, storage, and networking resources supporting dealership operations.</w:t>
      </w:r>
    </w:p>
    <w:p w14:paraId="087D63C0" w14:textId="77777777" w:rsidR="0009546C" w:rsidRPr="0009546C" w:rsidRDefault="0009546C" w:rsidP="0009546C">
      <w:pPr>
        <w:pStyle w:val="ListParagraph"/>
        <w:numPr>
          <w:ilvl w:val="2"/>
          <w:numId w:val="40"/>
        </w:numPr>
        <w:ind w:right="900"/>
        <w:rPr>
          <w:lang w:val="en-ZA"/>
        </w:rPr>
      </w:pPr>
      <w:r w:rsidRPr="0009546C">
        <w:rPr>
          <w:lang w:val="en-ZA"/>
        </w:rPr>
        <w:t>Ongoing costs for managed services such as monitoring, automated backups, and technical support.</w:t>
      </w:r>
    </w:p>
    <w:p w14:paraId="2A174B27" w14:textId="73467EC5" w:rsidR="00A53575" w:rsidRPr="0009546C" w:rsidRDefault="0009546C" w:rsidP="0009546C">
      <w:pPr>
        <w:pStyle w:val="ListParagraph"/>
        <w:ind w:left="1350" w:right="900"/>
        <w:rPr>
          <w:lang w:val="en-ZA"/>
        </w:rPr>
      </w:pPr>
      <w:r w:rsidRPr="0009546C">
        <w:rPr>
          <w:lang w:val="en-ZA"/>
        </w:rPr>
        <w:t xml:space="preserve">Justification: </w:t>
      </w:r>
      <w:proofErr w:type="spellStart"/>
      <w:r w:rsidRPr="0009546C">
        <w:rPr>
          <w:lang w:val="en-ZA"/>
        </w:rPr>
        <w:t>CapEx</w:t>
      </w:r>
      <w:proofErr w:type="spellEnd"/>
      <w:r w:rsidRPr="0009546C">
        <w:rPr>
          <w:lang w:val="en-ZA"/>
        </w:rPr>
        <w:t xml:space="preserve"> reflects upfront modernization costs, while </w:t>
      </w:r>
      <w:proofErr w:type="spellStart"/>
      <w:r w:rsidRPr="0009546C">
        <w:rPr>
          <w:lang w:val="en-ZA"/>
        </w:rPr>
        <w:t>OpEx</w:t>
      </w:r>
      <w:proofErr w:type="spellEnd"/>
      <w:r w:rsidRPr="0009546C">
        <w:rPr>
          <w:lang w:val="en-ZA"/>
        </w:rPr>
        <w:t xml:space="preserve"> represents recurring expenses tied to </w:t>
      </w:r>
      <w:proofErr w:type="spellStart"/>
      <w:r w:rsidRPr="0009546C">
        <w:rPr>
          <w:lang w:val="en-ZA"/>
        </w:rPr>
        <w:t>Keyloop’s</w:t>
      </w:r>
      <w:proofErr w:type="spellEnd"/>
      <w:r w:rsidRPr="0009546C">
        <w:rPr>
          <w:lang w:val="en-ZA"/>
        </w:rPr>
        <w:t xml:space="preserve"> consumption-based pricing model.</w:t>
      </w:r>
    </w:p>
    <w:p w14:paraId="3BC02CC3" w14:textId="77777777" w:rsidR="00A53575" w:rsidRPr="00980ACC" w:rsidRDefault="00A53575" w:rsidP="00A53575">
      <w:pPr>
        <w:tabs>
          <w:tab w:val="left" w:pos="1811"/>
        </w:tabs>
        <w:ind w:left="990"/>
        <w:rPr>
          <w:rFonts w:ascii="Avenir Next Demi Bold" w:hAnsi="Avenir Next Demi Bold"/>
          <w:sz w:val="28"/>
          <w:szCs w:val="28"/>
        </w:rPr>
      </w:pPr>
    </w:p>
    <w:p w14:paraId="5681F7AD" w14:textId="77777777" w:rsidR="00A53575" w:rsidRDefault="00A53575" w:rsidP="00A53575">
      <w:pPr>
        <w:ind w:left="990" w:right="900"/>
        <w:rPr>
          <w:rFonts w:ascii="Avenir Next Demi Bold" w:hAnsi="Avenir Next Demi Bold"/>
          <w:b/>
          <w:bCs/>
          <w:color w:val="767171" w:themeColor="background2" w:themeShade="80"/>
          <w:sz w:val="28"/>
          <w:szCs w:val="28"/>
        </w:rPr>
      </w:pPr>
    </w:p>
    <w:p w14:paraId="53078296" w14:textId="314F4758" w:rsidR="00A53575" w:rsidRPr="00BD1F32" w:rsidRDefault="00A53575" w:rsidP="00A53575">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Potential Cloud Vendors</w:t>
      </w:r>
    </w:p>
    <w:p w14:paraId="62298D0E" w14:textId="77777777" w:rsidR="00A53575" w:rsidRPr="00BD1F32" w:rsidRDefault="00A53575" w:rsidP="00A53575">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22752" behindDoc="0" locked="0" layoutInCell="1" allowOverlap="1" wp14:anchorId="02DDA2FB" wp14:editId="0BC238C0">
                <wp:simplePos x="0" y="0"/>
                <wp:positionH relativeFrom="column">
                  <wp:posOffset>637953</wp:posOffset>
                </wp:positionH>
                <wp:positionV relativeFrom="paragraph">
                  <wp:posOffset>86493</wp:posOffset>
                </wp:positionV>
                <wp:extent cx="2667000" cy="0"/>
                <wp:effectExtent l="0" t="12700" r="12700" b="12700"/>
                <wp:wrapNone/>
                <wp:docPr id="35" name="Straight Connector 35"/>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7711702" id="Straight Connector 35"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" strokecolor="#4472c4 [3204]" strokeweight="1.5pt">
                <v:stroke joinstyle="miter"/>
              </v:line>
            </w:pict>
          </mc:Fallback>
        </mc:AlternateContent>
      </w:r>
    </w:p>
    <w:p w14:paraId="60D0350B" w14:textId="77777777" w:rsidR="0009546C" w:rsidRPr="0009546C" w:rsidRDefault="0009546C" w:rsidP="0009546C">
      <w:pPr>
        <w:ind w:left="990" w:right="900"/>
        <w:rPr>
          <w:rFonts w:ascii="Avenir Next" w:eastAsia="Times New Roman" w:hAnsi="Avenir Next" w:cs="Open Sans"/>
          <w:color w:val="3B3838" w:themeColor="background2" w:themeShade="40"/>
        </w:rPr>
      </w:pPr>
      <w:r w:rsidRPr="0009546C">
        <w:rPr>
          <w:rFonts w:ascii="Avenir Next" w:eastAsia="Times New Roman" w:hAnsi="Avenir Next" w:cs="Open Sans"/>
          <w:color w:val="3B3838" w:themeColor="background2" w:themeShade="40"/>
        </w:rPr>
        <w:t xml:space="preserve">For Keyloop, which provides automotive retail software solutions to dealerships worldwide, two cloud service providers were selected for evaluation: Amazon Web Services (AWS) and Microsoft Azure. Both vendors offer global infrastructure, advanced analytics, and enterprise-grade support. Their services directly impact </w:t>
      </w:r>
      <w:proofErr w:type="spellStart"/>
      <w:r w:rsidRPr="0009546C">
        <w:rPr>
          <w:rFonts w:ascii="Avenir Next" w:eastAsia="Times New Roman" w:hAnsi="Avenir Next" w:cs="Open Sans"/>
          <w:color w:val="3B3838" w:themeColor="background2" w:themeShade="40"/>
        </w:rPr>
        <w:t>Keyloop’s</w:t>
      </w:r>
      <w:proofErr w:type="spellEnd"/>
      <w:r w:rsidRPr="0009546C">
        <w:rPr>
          <w:rFonts w:ascii="Avenir Next" w:eastAsia="Times New Roman" w:hAnsi="Avenir Next" w:cs="Open Sans"/>
          <w:color w:val="3B3838" w:themeColor="background2" w:themeShade="40"/>
        </w:rPr>
        <w:t xml:space="preserve"> ability to deliver scalable dealer management systems, CRM integration, and secure data handling for customer and vehicle records.</w:t>
      </w:r>
    </w:p>
    <w:p w14:paraId="4C2D17D0" w14:textId="77777777" w:rsidR="00A53575" w:rsidRDefault="00A53575" w:rsidP="0009546C">
      <w:pPr>
        <w:ind w:right="900"/>
        <w:rPr>
          <w:rFonts w:ascii="Avenir Next Demi Bold" w:hAnsi="Avenir Next Demi Bold"/>
          <w:b/>
          <w:bCs/>
          <w:color w:val="3B3838" w:themeColor="background2" w:themeShade="40"/>
          <w:sz w:val="28"/>
          <w:szCs w:val="28"/>
        </w:rPr>
      </w:pPr>
    </w:p>
    <w:p w14:paraId="43B9B74C" w14:textId="77777777" w:rsidR="00A53575" w:rsidRDefault="00A53575" w:rsidP="00A53575">
      <w:pPr>
        <w:ind w:left="990" w:right="900"/>
        <w:rPr>
          <w:rFonts w:ascii="Avenir Next Demi Bold" w:hAnsi="Avenir Next Demi Bold"/>
          <w:b/>
          <w:bCs/>
          <w:color w:val="3B3838" w:themeColor="background2" w:themeShade="40"/>
          <w:sz w:val="28"/>
          <w:szCs w:val="28"/>
        </w:rPr>
      </w:pPr>
    </w:p>
    <w:p w14:paraId="78F767D1" w14:textId="1DFB10A1" w:rsidR="00A53575" w:rsidRPr="00BD1F32" w:rsidRDefault="00A53575" w:rsidP="00A53575">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Variable and Fixed Costs</w:t>
      </w:r>
    </w:p>
    <w:p w14:paraId="4656B449" w14:textId="77777777" w:rsidR="00A53575" w:rsidRPr="00BD1F32" w:rsidRDefault="00A53575" w:rsidP="00A53575">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20704" behindDoc="0" locked="0" layoutInCell="1" allowOverlap="1" wp14:anchorId="3507CEC2" wp14:editId="0793AB02">
                <wp:simplePos x="0" y="0"/>
                <wp:positionH relativeFrom="column">
                  <wp:posOffset>637309</wp:posOffset>
                </wp:positionH>
                <wp:positionV relativeFrom="paragraph">
                  <wp:posOffset>79260</wp:posOffset>
                </wp:positionV>
                <wp:extent cx="2327564"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EF61C24" id="Straight Connector 36"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" strokecolor="#4472c4 [3204]" strokeweight="1.5pt">
                <v:stroke joinstyle="miter"/>
              </v:line>
            </w:pict>
          </mc:Fallback>
        </mc:AlternateContent>
      </w:r>
    </w:p>
    <w:p w14:paraId="5E6C5B9E" w14:textId="25214032" w:rsidR="0009546C" w:rsidRPr="0009546C" w:rsidRDefault="0009546C" w:rsidP="0009546C">
      <w:pPr>
        <w:pStyle w:val="ListParagraph"/>
        <w:ind w:left="1350" w:right="900"/>
        <w:rPr>
          <w:lang w:val="en-ZA"/>
        </w:rPr>
      </w:pPr>
      <w:r w:rsidRPr="0009546C">
        <w:rPr>
          <w:lang w:val="en-ZA"/>
        </w:rPr>
        <w:t>Variable Costs:</w:t>
      </w:r>
    </w:p>
    <w:p w14:paraId="7E03B388" w14:textId="77777777" w:rsidR="0009546C" w:rsidRPr="0009546C" w:rsidRDefault="0009546C" w:rsidP="0009546C">
      <w:pPr>
        <w:pStyle w:val="ListParagraph"/>
        <w:numPr>
          <w:ilvl w:val="2"/>
          <w:numId w:val="40"/>
        </w:numPr>
        <w:ind w:right="900"/>
        <w:rPr>
          <w:lang w:val="en-ZA"/>
        </w:rPr>
      </w:pPr>
      <w:r w:rsidRPr="0009546C">
        <w:rPr>
          <w:lang w:val="en-ZA"/>
        </w:rPr>
        <w:t>Pay-as-you-go compute instances that scale with seasonal dealership demand (e.g., new car launches).</w:t>
      </w:r>
    </w:p>
    <w:p w14:paraId="6F0B6143" w14:textId="77777777" w:rsidR="0009546C" w:rsidRPr="0009546C" w:rsidRDefault="0009546C" w:rsidP="0009546C">
      <w:pPr>
        <w:pStyle w:val="ListParagraph"/>
        <w:numPr>
          <w:ilvl w:val="2"/>
          <w:numId w:val="40"/>
        </w:numPr>
        <w:ind w:right="900"/>
        <w:rPr>
          <w:lang w:val="en-ZA"/>
        </w:rPr>
      </w:pPr>
      <w:r w:rsidRPr="0009546C">
        <w:rPr>
          <w:lang w:val="en-ZA"/>
        </w:rPr>
        <w:t>Data transfer charges that fluctuate based on customer CRM activity and vehicle record updates.</w:t>
      </w:r>
    </w:p>
    <w:p w14:paraId="229F4718" w14:textId="77777777" w:rsidR="0009546C" w:rsidRPr="0009546C" w:rsidRDefault="0009546C" w:rsidP="00051652">
      <w:pPr>
        <w:pStyle w:val="ListParagraph"/>
        <w:ind w:left="1350" w:right="900"/>
        <w:rPr>
          <w:lang w:val="en-ZA"/>
        </w:rPr>
      </w:pPr>
      <w:r w:rsidRPr="0009546C">
        <w:rPr>
          <w:lang w:val="en-ZA"/>
        </w:rPr>
        <w:t>Fixed Costs:</w:t>
      </w:r>
    </w:p>
    <w:p w14:paraId="53773205" w14:textId="77777777" w:rsidR="0009546C" w:rsidRPr="0009546C" w:rsidRDefault="0009546C" w:rsidP="00051652">
      <w:pPr>
        <w:pStyle w:val="ListParagraph"/>
        <w:numPr>
          <w:ilvl w:val="2"/>
          <w:numId w:val="40"/>
        </w:numPr>
        <w:ind w:right="900"/>
        <w:rPr>
          <w:lang w:val="en-ZA"/>
        </w:rPr>
      </w:pPr>
      <w:r w:rsidRPr="0009546C">
        <w:rPr>
          <w:lang w:val="en-ZA"/>
        </w:rPr>
        <w:t>Reserved instances for predictable workloads such as nightly batch processing of dealership transactions.</w:t>
      </w:r>
    </w:p>
    <w:p w14:paraId="1EC6BC8A" w14:textId="77777777" w:rsidR="0009546C" w:rsidRPr="0009546C" w:rsidRDefault="0009546C" w:rsidP="00051652">
      <w:pPr>
        <w:pStyle w:val="ListParagraph"/>
        <w:numPr>
          <w:ilvl w:val="2"/>
          <w:numId w:val="40"/>
        </w:numPr>
        <w:ind w:right="900"/>
        <w:rPr>
          <w:lang w:val="en-ZA"/>
        </w:rPr>
      </w:pPr>
      <w:r w:rsidRPr="0009546C">
        <w:rPr>
          <w:lang w:val="en-ZA"/>
        </w:rPr>
        <w:t xml:space="preserve">Licensing fees for enterprise software subscriptions integrated into </w:t>
      </w:r>
      <w:proofErr w:type="spellStart"/>
      <w:r w:rsidRPr="0009546C">
        <w:rPr>
          <w:lang w:val="en-ZA"/>
        </w:rPr>
        <w:t>Keyloop’s</w:t>
      </w:r>
      <w:proofErr w:type="spellEnd"/>
      <w:r w:rsidRPr="0009546C">
        <w:rPr>
          <w:lang w:val="en-ZA"/>
        </w:rPr>
        <w:t xml:space="preserve"> platform.</w:t>
      </w:r>
    </w:p>
    <w:p w14:paraId="493BC1FD" w14:textId="77777777" w:rsidR="0009546C" w:rsidRPr="0009546C" w:rsidRDefault="0009546C" w:rsidP="00051652">
      <w:pPr>
        <w:pStyle w:val="ListParagraph"/>
        <w:ind w:left="1350" w:right="900"/>
        <w:rPr>
          <w:lang w:val="en-ZA"/>
        </w:rPr>
      </w:pPr>
      <w:r w:rsidRPr="0009546C">
        <w:rPr>
          <w:lang w:val="en-ZA"/>
        </w:rPr>
        <w:t>Justification: Variable costs align with fluctuating dealership activity, while fixed costs provide predictability for core operational workloads.</w:t>
      </w:r>
    </w:p>
    <w:p w14:paraId="6521F584" w14:textId="62D4C688" w:rsidR="00A53575" w:rsidRDefault="00A53575" w:rsidP="00A53575">
      <w:pPr>
        <w:ind w:left="1260" w:right="900"/>
        <w:rPr>
          <w:rFonts w:ascii="Avenir Next" w:eastAsia="Times New Roman" w:hAnsi="Avenir Next" w:cs="Open Sans"/>
          <w:color w:val="3B3838" w:themeColor="background2" w:themeShade="40"/>
        </w:rPr>
      </w:pPr>
    </w:p>
    <w:p w14:paraId="17D139BB" w14:textId="77777777" w:rsidR="00A53575" w:rsidRDefault="00A53575" w:rsidP="00A53575">
      <w:pPr>
        <w:ind w:left="1260" w:right="900"/>
        <w:rPr>
          <w:rFonts w:ascii="Avenir Next" w:eastAsia="Times New Roman" w:hAnsi="Avenir Next" w:cs="Open Sans"/>
          <w:color w:val="3B3838" w:themeColor="background2" w:themeShade="40"/>
        </w:rPr>
      </w:pPr>
    </w:p>
    <w:p w14:paraId="1EF10127" w14:textId="77777777" w:rsidR="00A53575" w:rsidRDefault="00A53575" w:rsidP="00A53575">
      <w:pPr>
        <w:ind w:right="900"/>
        <w:rPr>
          <w:rFonts w:ascii="Avenir Next Demi Bold" w:hAnsi="Avenir Next Demi Bold"/>
          <w:b/>
          <w:bCs/>
          <w:color w:val="3B3838" w:themeColor="background2" w:themeShade="40"/>
          <w:sz w:val="28"/>
          <w:szCs w:val="28"/>
        </w:rPr>
      </w:pPr>
    </w:p>
    <w:p w14:paraId="1EC5EB58" w14:textId="77777777" w:rsidR="00A53575" w:rsidRDefault="00A53575" w:rsidP="00A53575">
      <w:pPr>
        <w:ind w:left="990" w:right="900"/>
        <w:rPr>
          <w:rFonts w:ascii="Avenir Next Demi Bold" w:hAnsi="Avenir Next Demi Bold"/>
          <w:b/>
          <w:bCs/>
          <w:color w:val="3B3838" w:themeColor="background2" w:themeShade="40"/>
          <w:sz w:val="28"/>
          <w:szCs w:val="28"/>
        </w:rPr>
      </w:pPr>
    </w:p>
    <w:p w14:paraId="29E24EF6" w14:textId="6A7AE169" w:rsidR="00A53575" w:rsidRPr="00BD1F32" w:rsidRDefault="00A53575" w:rsidP="00A53575">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Licensing Model</w:t>
      </w:r>
    </w:p>
    <w:p w14:paraId="69FBEB7C" w14:textId="77777777" w:rsidR="00A53575" w:rsidRPr="00BD1F32" w:rsidRDefault="00A53575" w:rsidP="00A53575">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19680" behindDoc="0" locked="0" layoutInCell="1" allowOverlap="1" wp14:anchorId="47141B58" wp14:editId="6969D638">
                <wp:simplePos x="0" y="0"/>
                <wp:positionH relativeFrom="column">
                  <wp:posOffset>635000</wp:posOffset>
                </wp:positionH>
                <wp:positionV relativeFrom="paragraph">
                  <wp:posOffset>74295</wp:posOffset>
                </wp:positionV>
                <wp:extent cx="2667000" cy="0"/>
                <wp:effectExtent l="0" t="12700" r="12700" b="12700"/>
                <wp:wrapNone/>
                <wp:docPr id="37" name="Straight Connector 37"/>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8273354" id="Straight Connector 37"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70A3603A" w14:textId="77777777" w:rsidR="00051652" w:rsidRPr="00051652" w:rsidRDefault="00051652" w:rsidP="00051652">
      <w:pPr>
        <w:ind w:left="990" w:right="900"/>
        <w:rPr>
          <w:rFonts w:ascii="Avenir Next" w:eastAsia="Times New Roman" w:hAnsi="Avenir Next" w:cs="Open Sans"/>
          <w:color w:val="3B3838" w:themeColor="background2" w:themeShade="40"/>
        </w:rPr>
      </w:pPr>
      <w:r w:rsidRPr="00051652">
        <w:rPr>
          <w:rFonts w:ascii="Avenir Next" w:eastAsia="Times New Roman" w:hAnsi="Avenir Next" w:cs="Open Sans"/>
          <w:color w:val="3B3838" w:themeColor="background2" w:themeShade="40"/>
        </w:rPr>
        <w:t>A subscription-based licensing model is recommended for Keyloop. This allows dealerships to pay monthly or annually for services, ensuring flexibility and scalability while avoiding large upfront costs. Both AWS and Azure support this model, with enterprise agreements tailored to automotive retail businesses.</w:t>
      </w:r>
    </w:p>
    <w:p w14:paraId="64F4EA64" w14:textId="77777777" w:rsidR="00A53575" w:rsidRPr="00980ACC" w:rsidRDefault="00A53575" w:rsidP="003145B0">
      <w:pPr>
        <w:ind w:right="900"/>
        <w:rPr>
          <w:rFonts w:ascii="Avenir Next" w:eastAsia="Times New Roman" w:hAnsi="Avenir Next" w:cs="Times New Roman"/>
          <w:color w:val="767171" w:themeColor="background2" w:themeShade="80"/>
        </w:rPr>
      </w:pPr>
    </w:p>
    <w:p w14:paraId="22D0E16C" w14:textId="77777777" w:rsidR="00A53575" w:rsidRDefault="00A53575" w:rsidP="00A53575">
      <w:pPr>
        <w:tabs>
          <w:tab w:val="left" w:pos="1811"/>
        </w:tabs>
        <w:ind w:left="1260" w:right="900"/>
        <w:rPr>
          <w:rFonts w:ascii="Avenir Next Demi Bold" w:hAnsi="Avenir Next Demi Bold"/>
        </w:rPr>
      </w:pPr>
    </w:p>
    <w:p w14:paraId="4264BB5C" w14:textId="0A352CBA" w:rsidR="00A53575" w:rsidRPr="00BD1F32" w:rsidRDefault="00A53575" w:rsidP="00A53575">
      <w:pPr>
        <w:ind w:left="540" w:right="900" w:firstLine="180"/>
        <w:rPr>
          <w:rFonts w:ascii="Avenir Next Demi Bold" w:hAnsi="Avenir Next Demi Bold"/>
          <w:b/>
          <w:bCs/>
          <w:color w:val="3B3838" w:themeColor="background2" w:themeShade="40"/>
          <w:sz w:val="28"/>
          <w:szCs w:val="28"/>
        </w:rPr>
      </w:pPr>
      <w:r>
        <w:rPr>
          <w:rFonts w:ascii="Avenir Next Demi Bold" w:hAnsi="Avenir Next Demi Bold"/>
        </w:rPr>
        <w:t xml:space="preserve">     </w:t>
      </w:r>
      <w:r w:rsidR="008C0228">
        <w:rPr>
          <w:rFonts w:ascii="Avenir Next Demi Bold" w:hAnsi="Avenir Next Demi Bold"/>
          <w:b/>
          <w:bCs/>
          <w:color w:val="3B3838" w:themeColor="background2" w:themeShade="40"/>
          <w:sz w:val="28"/>
          <w:szCs w:val="28"/>
        </w:rPr>
        <w:t>Evaluation of Cloud Vendors</w:t>
      </w:r>
    </w:p>
    <w:p w14:paraId="2D748B12" w14:textId="77777777" w:rsidR="00A53575" w:rsidRDefault="00A53575" w:rsidP="00A53575">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23776" behindDoc="0" locked="0" layoutInCell="1" allowOverlap="1" wp14:anchorId="1C4C235F" wp14:editId="2FF5C51C">
                <wp:simplePos x="0" y="0"/>
                <wp:positionH relativeFrom="column">
                  <wp:posOffset>635000</wp:posOffset>
                </wp:positionH>
                <wp:positionV relativeFrom="paragraph">
                  <wp:posOffset>74295</wp:posOffset>
                </wp:positionV>
                <wp:extent cx="2667000" cy="0"/>
                <wp:effectExtent l="0" t="12700" r="12700" b="12700"/>
                <wp:wrapNone/>
                <wp:docPr id="38" name="Straight Connector 38"/>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2631E70" id="Straight Connector 38" o:spid="_x0000_s1026" style="position:absolute;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2BD6322C" w14:textId="77777777" w:rsidR="00051652" w:rsidRPr="00051652" w:rsidRDefault="00051652" w:rsidP="00051652">
      <w:pPr>
        <w:ind w:left="1440" w:right="900"/>
        <w:rPr>
          <w:lang w:val="en-ZA"/>
        </w:rPr>
      </w:pPr>
      <w:r w:rsidRPr="00051652">
        <w:rPr>
          <w:lang w:val="en-ZA"/>
        </w:rPr>
        <w:t>A proof of concept (PoC) was conducted with both vendors:</w:t>
      </w:r>
    </w:p>
    <w:p w14:paraId="534F9F92" w14:textId="77777777" w:rsidR="00051652" w:rsidRPr="00051652" w:rsidRDefault="00051652" w:rsidP="00051652">
      <w:pPr>
        <w:pStyle w:val="ListParagraph"/>
        <w:numPr>
          <w:ilvl w:val="0"/>
          <w:numId w:val="47"/>
        </w:numPr>
        <w:ind w:right="900"/>
        <w:rPr>
          <w:lang w:val="en-ZA"/>
        </w:rPr>
      </w:pPr>
      <w:r w:rsidRPr="00051652">
        <w:rPr>
          <w:lang w:val="en-ZA"/>
        </w:rPr>
        <w:t xml:space="preserve">AWS PoC: Demonstrated strong scalability for </w:t>
      </w:r>
      <w:proofErr w:type="spellStart"/>
      <w:r w:rsidRPr="00051652">
        <w:rPr>
          <w:lang w:val="en-ZA"/>
        </w:rPr>
        <w:t>Keyloop’s</w:t>
      </w:r>
      <w:proofErr w:type="spellEnd"/>
      <w:r w:rsidRPr="00051652">
        <w:rPr>
          <w:lang w:val="en-ZA"/>
        </w:rPr>
        <w:t xml:space="preserve"> dealer management systems. AWS’s ecosystem supports containerized applications and advanced analytics, enabling predictive insights into dealership performance.</w:t>
      </w:r>
    </w:p>
    <w:p w14:paraId="30A978DC" w14:textId="77777777" w:rsidR="00051652" w:rsidRPr="00051652" w:rsidRDefault="00051652" w:rsidP="00051652">
      <w:pPr>
        <w:pStyle w:val="ListParagraph"/>
        <w:numPr>
          <w:ilvl w:val="0"/>
          <w:numId w:val="47"/>
        </w:numPr>
        <w:ind w:right="900"/>
        <w:rPr>
          <w:lang w:val="en-ZA"/>
        </w:rPr>
      </w:pPr>
      <w:r w:rsidRPr="00051652">
        <w:rPr>
          <w:lang w:val="en-ZA"/>
        </w:rPr>
        <w:t xml:space="preserve">Azure PoC: Showed seamless integration with Microsoft products such as Dynamics 365 and Active Directory. Azure’s hybrid cloud capabilities align well with </w:t>
      </w:r>
      <w:proofErr w:type="spellStart"/>
      <w:r w:rsidRPr="00051652">
        <w:rPr>
          <w:lang w:val="en-ZA"/>
        </w:rPr>
        <w:t>Keyloop’s</w:t>
      </w:r>
      <w:proofErr w:type="spellEnd"/>
      <w:r w:rsidRPr="00051652">
        <w:rPr>
          <w:lang w:val="en-ZA"/>
        </w:rPr>
        <w:t xml:space="preserve"> need to support dealerships that maintain partial on-premises infrastructure.</w:t>
      </w:r>
    </w:p>
    <w:p w14:paraId="4153DBC9" w14:textId="49238862" w:rsidR="008C0228" w:rsidRDefault="008C0228" w:rsidP="008C0228">
      <w:pPr>
        <w:ind w:right="900"/>
        <w:rPr>
          <w:rFonts w:ascii="Avenir Next Demi Bold" w:hAnsi="Avenir Next Demi Bold"/>
        </w:rPr>
      </w:pPr>
    </w:p>
    <w:p w14:paraId="7333F3B0" w14:textId="77777777" w:rsidR="008C0228" w:rsidRDefault="008C0228" w:rsidP="00A53575">
      <w:pPr>
        <w:ind w:left="540" w:right="900" w:firstLine="180"/>
        <w:rPr>
          <w:rFonts w:ascii="Avenir Next Demi Bold" w:hAnsi="Avenir Next Demi Bold"/>
        </w:rPr>
      </w:pPr>
    </w:p>
    <w:p w14:paraId="4227E3E8" w14:textId="3DE8AB0A" w:rsidR="00A53575" w:rsidRPr="00BD1F32" w:rsidRDefault="008C0228" w:rsidP="00A53575">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Service Level Agreement</w:t>
      </w:r>
    </w:p>
    <w:p w14:paraId="0F5F022B" w14:textId="77777777" w:rsidR="00A53575" w:rsidRDefault="00A53575" w:rsidP="00A53575">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24800" behindDoc="0" locked="0" layoutInCell="1" allowOverlap="1" wp14:anchorId="02979599" wp14:editId="0C52BA92">
                <wp:simplePos x="0" y="0"/>
                <wp:positionH relativeFrom="column">
                  <wp:posOffset>635000</wp:posOffset>
                </wp:positionH>
                <wp:positionV relativeFrom="paragraph">
                  <wp:posOffset>74295</wp:posOffset>
                </wp:positionV>
                <wp:extent cx="2667000" cy="0"/>
                <wp:effectExtent l="0" t="12700" r="12700" b="12700"/>
                <wp:wrapNone/>
                <wp:docPr id="39" name="Straight Connector 39"/>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DC6A1AF" id="Straight Connector 39" o:spid="_x0000_s1026"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53DFCAFA" w14:textId="278C909B" w:rsidR="00051652" w:rsidRPr="00051652" w:rsidRDefault="00051652" w:rsidP="00051652">
      <w:pPr>
        <w:ind w:left="1440" w:right="900"/>
        <w:rPr>
          <w:lang w:val="en-ZA"/>
        </w:rPr>
      </w:pPr>
      <w:r w:rsidRPr="00051652">
        <w:rPr>
          <w:lang w:val="en-ZA"/>
        </w:rPr>
        <w:t>AWS SLA:</w:t>
      </w:r>
    </w:p>
    <w:p w14:paraId="4B7AB31C" w14:textId="77777777" w:rsidR="00051652" w:rsidRPr="00051652" w:rsidRDefault="00051652" w:rsidP="00051652">
      <w:pPr>
        <w:pStyle w:val="ListParagraph"/>
        <w:numPr>
          <w:ilvl w:val="0"/>
          <w:numId w:val="50"/>
        </w:numPr>
        <w:tabs>
          <w:tab w:val="num" w:pos="1440"/>
        </w:tabs>
        <w:ind w:right="900"/>
        <w:rPr>
          <w:lang w:val="en-ZA"/>
        </w:rPr>
      </w:pPr>
      <w:r w:rsidRPr="00051652">
        <w:rPr>
          <w:lang w:val="en-ZA"/>
        </w:rPr>
        <w:t>Guarantees up to 99.99% uptime for core services.</w:t>
      </w:r>
    </w:p>
    <w:p w14:paraId="3D360E4A" w14:textId="77777777" w:rsidR="00051652" w:rsidRPr="00051652" w:rsidRDefault="00051652" w:rsidP="00051652">
      <w:pPr>
        <w:pStyle w:val="ListParagraph"/>
        <w:numPr>
          <w:ilvl w:val="0"/>
          <w:numId w:val="50"/>
        </w:numPr>
        <w:tabs>
          <w:tab w:val="num" w:pos="1440"/>
        </w:tabs>
        <w:ind w:right="900"/>
        <w:rPr>
          <w:lang w:val="en-ZA"/>
        </w:rPr>
      </w:pPr>
      <w:r w:rsidRPr="00051652">
        <w:rPr>
          <w:lang w:val="en-ZA"/>
        </w:rPr>
        <w:t>Provides service credits in case of outages, scaled by downtime severity.</w:t>
      </w:r>
    </w:p>
    <w:p w14:paraId="5DCF13E8" w14:textId="77777777" w:rsidR="00051652" w:rsidRPr="00051652" w:rsidRDefault="00051652" w:rsidP="00051652">
      <w:pPr>
        <w:tabs>
          <w:tab w:val="num" w:pos="720"/>
        </w:tabs>
        <w:ind w:left="1440" w:right="900"/>
        <w:rPr>
          <w:lang w:val="en-ZA"/>
        </w:rPr>
      </w:pPr>
      <w:r w:rsidRPr="00051652">
        <w:rPr>
          <w:lang w:val="en-ZA"/>
        </w:rPr>
        <w:t>Azure SLA:</w:t>
      </w:r>
    </w:p>
    <w:p w14:paraId="6C3BA21D" w14:textId="77777777" w:rsidR="00051652" w:rsidRPr="00051652" w:rsidRDefault="00051652" w:rsidP="00051652">
      <w:pPr>
        <w:pStyle w:val="ListParagraph"/>
        <w:numPr>
          <w:ilvl w:val="0"/>
          <w:numId w:val="51"/>
        </w:numPr>
        <w:tabs>
          <w:tab w:val="num" w:pos="720"/>
        </w:tabs>
        <w:ind w:right="900"/>
        <w:rPr>
          <w:lang w:val="en-ZA"/>
        </w:rPr>
      </w:pPr>
      <w:r w:rsidRPr="00051652">
        <w:rPr>
          <w:lang w:val="en-ZA"/>
        </w:rPr>
        <w:t>Guarantees 99.95% to 99.99% uptime depending on service tier.</w:t>
      </w:r>
    </w:p>
    <w:p w14:paraId="46C735E2" w14:textId="77777777" w:rsidR="00051652" w:rsidRPr="00051652" w:rsidRDefault="00051652" w:rsidP="00051652">
      <w:pPr>
        <w:pStyle w:val="ListParagraph"/>
        <w:numPr>
          <w:ilvl w:val="0"/>
          <w:numId w:val="51"/>
        </w:numPr>
        <w:tabs>
          <w:tab w:val="num" w:pos="720"/>
        </w:tabs>
        <w:ind w:right="900"/>
        <w:rPr>
          <w:lang w:val="en-ZA"/>
        </w:rPr>
      </w:pPr>
      <w:r w:rsidRPr="00051652">
        <w:rPr>
          <w:lang w:val="en-ZA"/>
        </w:rPr>
        <w:t>Compensates with service credits for outages beyond SLA thresholds.</w:t>
      </w:r>
    </w:p>
    <w:p w14:paraId="636B08F9" w14:textId="77777777" w:rsidR="00051652" w:rsidRPr="00051652" w:rsidRDefault="00051652" w:rsidP="00051652">
      <w:pPr>
        <w:ind w:left="1440" w:right="900"/>
        <w:rPr>
          <w:lang w:val="en-ZA"/>
        </w:rPr>
      </w:pPr>
      <w:r w:rsidRPr="00051652">
        <w:rPr>
          <w:lang w:val="en-ZA"/>
        </w:rPr>
        <w:t>Comparison: Both vendors deliver high availability (“four nines”), but Azure’s SLA is slightly more conservative for certain services. Compensation mechanisms are similar, focusing on credits rather than direct reimbursement.</w:t>
      </w:r>
    </w:p>
    <w:p w14:paraId="251CD0EF" w14:textId="77777777" w:rsidR="008C0228" w:rsidRDefault="008C0228" w:rsidP="00A53575">
      <w:pPr>
        <w:ind w:left="1260" w:right="900"/>
        <w:rPr>
          <w:rFonts w:ascii="Avenir Next" w:eastAsia="Times New Roman" w:hAnsi="Avenir Next" w:cs="Open Sans"/>
          <w:color w:val="3B3838" w:themeColor="background2" w:themeShade="40"/>
        </w:rPr>
      </w:pPr>
    </w:p>
    <w:p w14:paraId="7CDF2DB9" w14:textId="77777777" w:rsidR="00A53575" w:rsidRDefault="00A53575" w:rsidP="00A53575">
      <w:pPr>
        <w:ind w:left="1260" w:right="900"/>
        <w:rPr>
          <w:rFonts w:ascii="Avenir Next" w:eastAsia="Times New Roman" w:hAnsi="Avenir Next" w:cs="Open Sans"/>
          <w:color w:val="3B3838" w:themeColor="background2" w:themeShade="40"/>
        </w:rPr>
      </w:pPr>
    </w:p>
    <w:p w14:paraId="18EA073F" w14:textId="5A307B7B" w:rsidR="00A53575" w:rsidRPr="00BD1F32" w:rsidRDefault="008C0228" w:rsidP="00A53575">
      <w:pPr>
        <w:ind w:left="900" w:right="900" w:firstLine="18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Migration Principles</w:t>
      </w:r>
    </w:p>
    <w:p w14:paraId="6524CB3C" w14:textId="77777777" w:rsidR="00A53575" w:rsidRDefault="00A53575" w:rsidP="00A53575">
      <w:pPr>
        <w:ind w:left="990" w:right="900"/>
        <w:rPr>
          <w:rFonts w:ascii="Avenir Next Demi Bold" w:hAnsi="Avenir Next Demi Bold"/>
          <w:b/>
          <w:bCs/>
          <w:sz w:val="28"/>
          <w:szCs w:val="28"/>
        </w:rPr>
      </w:pPr>
      <w:r>
        <w:rPr>
          <w:rFonts w:ascii="Avenir Next Demi Bold" w:hAnsi="Avenir Next Demi Bold"/>
          <w:b/>
          <w:bCs/>
          <w:noProof/>
          <w:sz w:val="28"/>
          <w:szCs w:val="28"/>
        </w:rPr>
        <mc:AlternateContent>
          <mc:Choice Requires="wps">
            <w:drawing>
              <wp:anchor distT="0" distB="0" distL="114300" distR="114300" simplePos="0" relativeHeight="251725824" behindDoc="0" locked="0" layoutInCell="1" allowOverlap="1" wp14:anchorId="5CCC180E" wp14:editId="1CC3B795">
                <wp:simplePos x="0" y="0"/>
                <wp:positionH relativeFrom="column">
                  <wp:posOffset>635000</wp:posOffset>
                </wp:positionH>
                <wp:positionV relativeFrom="paragraph">
                  <wp:posOffset>74295</wp:posOffset>
                </wp:positionV>
                <wp:extent cx="2667000" cy="0"/>
                <wp:effectExtent l="0" t="12700" r="12700" b="12700"/>
                <wp:wrapNone/>
                <wp:docPr id="40" name="Straight Connector 4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91034F3" id="Straight Connector 40" o:spid="_x0000_s1026" style="position:absolute;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5.85pt" to="26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" strokecolor="#4472c4 [3204]" strokeweight="1.5pt">
                <v:stroke joinstyle="miter"/>
              </v:line>
            </w:pict>
          </mc:Fallback>
        </mc:AlternateContent>
      </w:r>
    </w:p>
    <w:p w14:paraId="4F95A459" w14:textId="74AB8258" w:rsidR="00A53575" w:rsidRDefault="003145B0" w:rsidP="00A53575">
      <w:pPr>
        <w:ind w:left="1260" w:right="900"/>
        <w:rPr>
          <w:rFonts w:ascii="Avenir Next" w:eastAsia="Times New Roman" w:hAnsi="Avenir Next" w:cs="Open Sans"/>
          <w:color w:val="3B3838" w:themeColor="background2" w:themeShade="40"/>
        </w:rPr>
      </w:pPr>
      <w:r>
        <w:rPr>
          <w:rFonts w:ascii="Avenir Next" w:eastAsia="Times New Roman" w:hAnsi="Avenir Next" w:cs="Open Sans"/>
          <w:color w:val="3B3838" w:themeColor="background2" w:themeShade="40"/>
        </w:rPr>
        <w:t xml:space="preserve">The following principles will guide </w:t>
      </w:r>
      <w:proofErr w:type="spellStart"/>
      <w:r>
        <w:rPr>
          <w:rFonts w:ascii="Avenir Next" w:eastAsia="Times New Roman" w:hAnsi="Avenir Next" w:cs="Open Sans"/>
          <w:color w:val="3B3838" w:themeColor="background2" w:themeShade="40"/>
        </w:rPr>
        <w:t>Keyloop’s</w:t>
      </w:r>
      <w:proofErr w:type="spellEnd"/>
      <w:r>
        <w:rPr>
          <w:rFonts w:ascii="Avenir Next" w:eastAsia="Times New Roman" w:hAnsi="Avenir Next" w:cs="Open Sans"/>
          <w:color w:val="3B3838" w:themeColor="background2" w:themeShade="40"/>
        </w:rPr>
        <w:t xml:space="preserve"> migration:</w:t>
      </w:r>
    </w:p>
    <w:p w14:paraId="0A073D9A" w14:textId="6E8122EE" w:rsidR="003145B0" w:rsidRDefault="003145B0" w:rsidP="003145B0">
      <w:pPr>
        <w:pStyle w:val="ListParagraph"/>
        <w:numPr>
          <w:ilvl w:val="0"/>
          <w:numId w:val="52"/>
        </w:numPr>
        <w:ind w:right="900"/>
        <w:rPr>
          <w:rFonts w:ascii="Avenir Next" w:eastAsia="Times New Roman" w:hAnsi="Avenir Next" w:cs="Open Sans"/>
          <w:color w:val="3B3838" w:themeColor="background2" w:themeShade="40"/>
        </w:rPr>
      </w:pPr>
      <w:r>
        <w:rPr>
          <w:rFonts w:ascii="Avenir Next" w:eastAsia="Times New Roman" w:hAnsi="Avenir Next" w:cs="Open Sans"/>
          <w:color w:val="3B3838" w:themeColor="background2" w:themeShade="40"/>
        </w:rPr>
        <w:t>Phased Migration: Move dealership workloads incrementally to reduce risk.</w:t>
      </w:r>
    </w:p>
    <w:p w14:paraId="0FF2629F" w14:textId="0846F059" w:rsidR="003145B0" w:rsidRDefault="003145B0" w:rsidP="003145B0">
      <w:pPr>
        <w:pStyle w:val="ListParagraph"/>
        <w:numPr>
          <w:ilvl w:val="0"/>
          <w:numId w:val="52"/>
        </w:numPr>
        <w:ind w:right="900"/>
        <w:rPr>
          <w:rFonts w:ascii="Avenir Next" w:eastAsia="Times New Roman" w:hAnsi="Avenir Next" w:cs="Open Sans"/>
          <w:color w:val="3B3838" w:themeColor="background2" w:themeShade="40"/>
        </w:rPr>
      </w:pPr>
      <w:r>
        <w:rPr>
          <w:rFonts w:ascii="Avenir Next" w:eastAsia="Times New Roman" w:hAnsi="Avenir Next" w:cs="Open Sans"/>
          <w:color w:val="3B3838" w:themeColor="background2" w:themeShade="40"/>
        </w:rPr>
        <w:t>Hybrid Approach: Maintain critical dealership systems on-premises while leveraging cloud scalability.</w:t>
      </w:r>
    </w:p>
    <w:p w14:paraId="420452E9" w14:textId="510AC9A0" w:rsidR="003145B0" w:rsidRDefault="003145B0" w:rsidP="003145B0">
      <w:pPr>
        <w:pStyle w:val="ListParagraph"/>
        <w:numPr>
          <w:ilvl w:val="0"/>
          <w:numId w:val="52"/>
        </w:numPr>
        <w:ind w:right="900"/>
        <w:rPr>
          <w:rFonts w:ascii="Avenir Next" w:eastAsia="Times New Roman" w:hAnsi="Avenir Next" w:cs="Open Sans"/>
          <w:color w:val="3B3838" w:themeColor="background2" w:themeShade="40"/>
        </w:rPr>
      </w:pPr>
      <w:r>
        <w:rPr>
          <w:rFonts w:ascii="Avenir Next" w:eastAsia="Times New Roman" w:hAnsi="Avenir Next" w:cs="Open Sans"/>
          <w:color w:val="3B3838" w:themeColor="background2" w:themeShade="40"/>
        </w:rPr>
        <w:t>Data Integrity and Security: Ensure encryption during transit and storage of sensitive customer and vehicle data.</w:t>
      </w:r>
    </w:p>
    <w:p w14:paraId="005C2F67" w14:textId="12DBC850" w:rsidR="003145B0" w:rsidRPr="003145B0" w:rsidRDefault="003145B0" w:rsidP="003145B0">
      <w:pPr>
        <w:pStyle w:val="ListParagraph"/>
        <w:numPr>
          <w:ilvl w:val="0"/>
          <w:numId w:val="52"/>
        </w:numPr>
        <w:ind w:right="900"/>
        <w:rPr>
          <w:rFonts w:ascii="Avenir Next" w:eastAsia="Times New Roman" w:hAnsi="Avenir Next" w:cs="Open Sans"/>
          <w:color w:val="3B3838" w:themeColor="background2" w:themeShade="40"/>
        </w:rPr>
      </w:pPr>
      <w:r>
        <w:rPr>
          <w:rFonts w:ascii="Avenir Next" w:eastAsia="Times New Roman" w:hAnsi="Avenir Next" w:cs="Open Sans"/>
          <w:color w:val="3B3838" w:themeColor="background2" w:themeShade="40"/>
        </w:rPr>
        <w:t>Testing and Validation: Conduct regression testing after each migration phase to ensure dealership operations remain uninterrupted.</w:t>
      </w:r>
    </w:p>
    <w:p w14:paraId="7D635AF0" w14:textId="67A4AC9C" w:rsidR="008C0228" w:rsidRDefault="008C0228" w:rsidP="00A53575">
      <w:pPr>
        <w:ind w:left="1260" w:right="900"/>
        <w:rPr>
          <w:rFonts w:ascii="Avenir Next" w:eastAsia="Times New Roman" w:hAnsi="Avenir Next" w:cs="Open Sans"/>
          <w:color w:val="3B3838" w:themeColor="background2" w:themeShade="40"/>
        </w:rPr>
      </w:pPr>
    </w:p>
    <w:p w14:paraId="51B5181F" w14:textId="77777777" w:rsidR="00556CCB" w:rsidRDefault="00556CCB" w:rsidP="00980ACC">
      <w:pPr>
        <w:tabs>
          <w:tab w:val="left" w:pos="1811"/>
        </w:tabs>
        <w:ind w:left="1260" w:right="900"/>
        <w:rPr>
          <w:rFonts w:ascii="Avenir Next Demi Bold" w:hAnsi="Avenir Next Demi Bold"/>
        </w:rPr>
      </w:pPr>
    </w:p>
    <w:p w14:paraId="49D7A182" w14:textId="77777777" w:rsidR="00556CCB" w:rsidRDefault="00556CCB" w:rsidP="00980ACC">
      <w:pPr>
        <w:tabs>
          <w:tab w:val="left" w:pos="1811"/>
        </w:tabs>
        <w:ind w:left="1260" w:right="900"/>
        <w:rPr>
          <w:rFonts w:ascii="Avenir Next Demi Bold" w:hAnsi="Avenir Next Demi Bold"/>
        </w:rPr>
      </w:pPr>
    </w:p>
    <w:p w14:paraId="0C4656FB" w14:textId="77777777" w:rsidR="00556CCB" w:rsidRDefault="00556CCB" w:rsidP="00980ACC">
      <w:pPr>
        <w:tabs>
          <w:tab w:val="left" w:pos="1811"/>
        </w:tabs>
        <w:ind w:left="1260" w:right="900"/>
        <w:rPr>
          <w:rFonts w:ascii="Avenir Next Demi Bold" w:hAnsi="Avenir Next Demi Bold"/>
        </w:rPr>
      </w:pPr>
    </w:p>
    <w:p w14:paraId="323AD615" w14:textId="77777777" w:rsidR="00556CCB" w:rsidRDefault="00556CCB" w:rsidP="00980ACC">
      <w:pPr>
        <w:tabs>
          <w:tab w:val="left" w:pos="1811"/>
        </w:tabs>
        <w:ind w:left="1260" w:right="900"/>
        <w:rPr>
          <w:rFonts w:ascii="Avenir Next Demi Bold" w:hAnsi="Avenir Next Demi Bold"/>
        </w:rPr>
      </w:pPr>
    </w:p>
    <w:p w14:paraId="55BFB265" w14:textId="77777777" w:rsidR="00556CCB" w:rsidRDefault="00556CCB" w:rsidP="00980ACC">
      <w:pPr>
        <w:tabs>
          <w:tab w:val="left" w:pos="1811"/>
        </w:tabs>
        <w:ind w:left="1260" w:right="900"/>
        <w:rPr>
          <w:rFonts w:ascii="Avenir Next Demi Bold" w:hAnsi="Avenir Next Demi Bold"/>
        </w:rPr>
      </w:pPr>
    </w:p>
    <w:p w14:paraId="4C7DD31B" w14:textId="77777777" w:rsidR="006E3964" w:rsidRDefault="006E3964" w:rsidP="006E3964">
      <w:pPr>
        <w:tabs>
          <w:tab w:val="left" w:pos="1811"/>
        </w:tabs>
        <w:ind w:left="990"/>
        <w:rPr>
          <w:rFonts w:ascii="Avenir Next Demi Bold" w:hAnsi="Avenir Next Demi Bold"/>
          <w:b/>
          <w:bCs/>
          <w:color w:val="3B3838" w:themeColor="background2" w:themeShade="40"/>
          <w:sz w:val="28"/>
          <w:szCs w:val="28"/>
        </w:rPr>
      </w:pPr>
    </w:p>
    <w:p w14:paraId="12189DF6" w14:textId="0BA3CF9D" w:rsidR="006E3964" w:rsidRPr="00BD1F32" w:rsidRDefault="006E3964" w:rsidP="006E3964">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 xml:space="preserve">Aspects of Operating </w:t>
      </w:r>
    </w:p>
    <w:p w14:paraId="5570901A" w14:textId="77777777" w:rsidR="006E3964" w:rsidRPr="00BD1F32" w:rsidRDefault="006E3964" w:rsidP="006E3964">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98528" behindDoc="0" locked="0" layoutInCell="1" allowOverlap="1" wp14:anchorId="5A5515F4" wp14:editId="0D3809AF">
                <wp:simplePos x="0" y="0"/>
                <wp:positionH relativeFrom="column">
                  <wp:posOffset>637953</wp:posOffset>
                </wp:positionH>
                <wp:positionV relativeFrom="paragraph">
                  <wp:posOffset>86493</wp:posOffset>
                </wp:positionV>
                <wp:extent cx="2667000" cy="0"/>
                <wp:effectExtent l="0" t="12700" r="12700" b="12700"/>
                <wp:wrapNone/>
                <wp:docPr id="214795352" name="Straight Connector 214795352"/>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C014B28" id="Straight Connector 214795352" o:spid="_x0000_s1026" style="position:absolute;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" strokecolor="#4472c4 [3204]" strokeweight="1.5pt">
                <v:stroke joinstyle="miter"/>
              </v:line>
            </w:pict>
          </mc:Fallback>
        </mc:AlternateContent>
      </w:r>
    </w:p>
    <w:p w14:paraId="2C397FC1" w14:textId="77777777" w:rsidR="00556CCB" w:rsidRPr="00BD1F32" w:rsidRDefault="00556CCB" w:rsidP="00556CCB">
      <w:pPr>
        <w:tabs>
          <w:tab w:val="left" w:pos="1811"/>
        </w:tabs>
        <w:ind w:left="990"/>
        <w:rPr>
          <w:rFonts w:ascii="Avenir Next Demi Bold" w:hAnsi="Avenir Next Demi Bold"/>
          <w:color w:val="3B3838" w:themeColor="background2" w:themeShade="40"/>
          <w:sz w:val="28"/>
          <w:szCs w:val="28"/>
        </w:rPr>
      </w:pPr>
    </w:p>
    <w:tbl>
      <w:tblPr>
        <w:tblStyle w:val="GridTable5Dark-Accent1"/>
        <w:tblW w:w="0" w:type="auto"/>
        <w:tblInd w:w="1645" w:type="dxa"/>
        <w:tblLook w:val="04A0" w:firstRow="1" w:lastRow="0" w:firstColumn="1" w:lastColumn="0" w:noHBand="0" w:noVBand="1"/>
      </w:tblPr>
      <w:tblGrid>
        <w:gridCol w:w="4467"/>
        <w:gridCol w:w="4467"/>
      </w:tblGrid>
      <w:tr w:rsidR="00556CCB" w:rsidRPr="00BD1F32" w14:paraId="26B87FD5" w14:textId="77777777" w:rsidTr="00FA4413">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1827D9F7" w14:textId="73EEA06F" w:rsidR="00556CCB" w:rsidRPr="00B12AF5" w:rsidRDefault="00B12AF5" w:rsidP="00906A5B">
            <w:pPr>
              <w:tabs>
                <w:tab w:val="left" w:pos="1811"/>
              </w:tabs>
              <w:jc w:val="center"/>
              <w:rPr>
                <w:rFonts w:ascii="Avenir Next Demi Bold" w:hAnsi="Avenir Next Demi Bold"/>
              </w:rPr>
            </w:pPr>
            <w:r>
              <w:rPr>
                <w:rFonts w:ascii="Avenir Next Demi Bold" w:hAnsi="Avenir Next Demi Bold"/>
              </w:rPr>
              <w:t>Data Management: Replication, Locality, and Backup</w:t>
            </w:r>
          </w:p>
        </w:tc>
        <w:tc>
          <w:tcPr>
            <w:tcW w:w="4467" w:type="dxa"/>
            <w:shd w:val="clear" w:color="auto" w:fill="D9E2F3" w:themeFill="accent1" w:themeFillTint="33"/>
          </w:tcPr>
          <w:p w14:paraId="4BE18BAE" w14:textId="47BCBFDE" w:rsidR="00556CCB" w:rsidRPr="00FA4413" w:rsidRDefault="006E3964" w:rsidP="00906A5B">
            <w:pPr>
              <w:tabs>
                <w:tab w:val="left" w:pos="1811"/>
              </w:tabs>
              <w:cnfStyle w:val="100000000000" w:firstRow="1" w:lastRow="0" w:firstColumn="0" w:lastColumn="0" w:oddVBand="0" w:evenVBand="0" w:oddHBand="0" w:evenHBand="0" w:firstRowFirstColumn="0" w:firstRowLastColumn="0" w:lastRowFirstColumn="0" w:lastRowLastColumn="0"/>
              <w:rPr>
                <w:rFonts w:ascii="Avenir Next" w:hAnsi="Avenir Next"/>
                <w:b w:val="0"/>
                <w:bCs w:val="0"/>
                <w:color w:val="3B3838" w:themeColor="background2" w:themeShade="40"/>
              </w:rPr>
            </w:pPr>
            <w:r w:rsidRPr="006E3964">
              <w:rPr>
                <w:rFonts w:ascii="Avenir Next" w:hAnsi="Avenir Next"/>
                <w:b w:val="0"/>
                <w:bCs w:val="0"/>
                <w:color w:val="3B3838" w:themeColor="background2" w:themeShade="40"/>
              </w:rPr>
              <w:t>Keyloop will replicate dealership and customer data across multiple regions (UK, South Africa, India) to ensure resilience. Locality rules will keep sensitive data within regional boundaries to comply with GDPR and POPIA. Automated daily backups with quarterly recovery testing will minimize downtime and protect operations.</w:t>
            </w:r>
          </w:p>
        </w:tc>
      </w:tr>
      <w:tr w:rsidR="00556CCB" w:rsidRPr="00BD1F32" w14:paraId="3D9B3563"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3A17F0BE" w14:textId="77777777" w:rsidR="00B12AF5" w:rsidRDefault="00B12AF5" w:rsidP="00906A5B">
            <w:pPr>
              <w:tabs>
                <w:tab w:val="left" w:pos="1811"/>
              </w:tabs>
              <w:jc w:val="center"/>
              <w:rPr>
                <w:rFonts w:ascii="Avenir Next Demi Bold" w:hAnsi="Avenir Next Demi Bold"/>
              </w:rPr>
            </w:pPr>
            <w:r>
              <w:rPr>
                <w:rFonts w:ascii="Avenir Next Demi Bold" w:hAnsi="Avenir Next Demi Bold"/>
              </w:rPr>
              <w:t xml:space="preserve">Availability: Zone &amp; </w:t>
            </w:r>
          </w:p>
          <w:p w14:paraId="0F0CDE41" w14:textId="55A51B5F" w:rsidR="00556CCB" w:rsidRPr="00B12AF5" w:rsidRDefault="00B12AF5" w:rsidP="00906A5B">
            <w:pPr>
              <w:tabs>
                <w:tab w:val="left" w:pos="1811"/>
              </w:tabs>
              <w:jc w:val="center"/>
              <w:rPr>
                <w:rFonts w:ascii="Avenir Next Demi Bold" w:hAnsi="Avenir Next Demi Bold"/>
              </w:rPr>
            </w:pPr>
            <w:r>
              <w:rPr>
                <w:rFonts w:ascii="Avenir Next Demi Bold" w:hAnsi="Avenir Next Demi Bold"/>
              </w:rPr>
              <w:t>Geo-Redundancy</w:t>
            </w:r>
          </w:p>
        </w:tc>
        <w:tc>
          <w:tcPr>
            <w:tcW w:w="4467" w:type="dxa"/>
          </w:tcPr>
          <w:p w14:paraId="7BB72F36" w14:textId="1A3EF1F7" w:rsidR="00556CCB" w:rsidRPr="00BD1F32" w:rsidRDefault="006E3964" w:rsidP="00906A5B">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6E3964">
              <w:rPr>
                <w:rFonts w:ascii="Avenir Next" w:hAnsi="Avenir Next"/>
                <w:color w:val="3B3838" w:themeColor="background2" w:themeShade="40"/>
                <w:lang w:val="en-ZA"/>
              </w:rPr>
              <w:t>Cloud workloads will be distributed across availability zones and geo</w:t>
            </w:r>
            <w:r w:rsidRPr="006E3964">
              <w:rPr>
                <w:rFonts w:ascii="Avenir Next" w:hAnsi="Avenir Next"/>
                <w:color w:val="3B3838" w:themeColor="background2" w:themeShade="40"/>
                <w:lang w:val="en-ZA"/>
              </w:rPr>
              <w:noBreakHyphen/>
              <w:t xml:space="preserve">redundant regions. This ensures that if one data </w:t>
            </w:r>
            <w:proofErr w:type="spellStart"/>
            <w:r w:rsidRPr="006E3964">
              <w:rPr>
                <w:rFonts w:ascii="Avenir Next" w:hAnsi="Avenir Next"/>
                <w:color w:val="3B3838" w:themeColor="background2" w:themeShade="40"/>
                <w:lang w:val="en-ZA"/>
              </w:rPr>
              <w:t>center</w:t>
            </w:r>
            <w:proofErr w:type="spellEnd"/>
            <w:r w:rsidRPr="006E3964">
              <w:rPr>
                <w:rFonts w:ascii="Avenir Next" w:hAnsi="Avenir Next"/>
                <w:color w:val="3B3838" w:themeColor="background2" w:themeShade="40"/>
                <w:lang w:val="en-ZA"/>
              </w:rPr>
              <w:t xml:space="preserve"> fails, another can seamlessly take over, maintaining high availability for dealer management systems and CRM platforms.</w:t>
            </w:r>
          </w:p>
        </w:tc>
      </w:tr>
      <w:tr w:rsidR="00556CCB" w:rsidRPr="00BD1F32" w14:paraId="37C74E4B" w14:textId="77777777" w:rsidTr="00FA4413">
        <w:trPr>
          <w:trHeight w:val="712"/>
        </w:trPr>
        <w:tc>
          <w:tcPr>
            <w:cnfStyle w:val="001000000000" w:firstRow="0" w:lastRow="0" w:firstColumn="1" w:lastColumn="0" w:oddVBand="0" w:evenVBand="0" w:oddHBand="0" w:evenHBand="0" w:firstRowFirstColumn="0" w:firstRowLastColumn="0" w:lastRowFirstColumn="0" w:lastRowLastColumn="0"/>
            <w:tcW w:w="4467" w:type="dxa"/>
          </w:tcPr>
          <w:p w14:paraId="5C4B1FEE" w14:textId="77777777" w:rsidR="00B12AF5" w:rsidRDefault="00B12AF5" w:rsidP="00906A5B">
            <w:pPr>
              <w:tabs>
                <w:tab w:val="left" w:pos="1811"/>
              </w:tabs>
              <w:jc w:val="center"/>
              <w:rPr>
                <w:rFonts w:ascii="Avenir Next Demi Bold" w:hAnsi="Avenir Next Demi Bold"/>
              </w:rPr>
            </w:pPr>
            <w:r>
              <w:rPr>
                <w:rFonts w:ascii="Avenir Next Demi Bold" w:hAnsi="Avenir Next Demi Bold"/>
              </w:rPr>
              <w:t xml:space="preserve">Disposable </w:t>
            </w:r>
          </w:p>
          <w:p w14:paraId="065BD9BB" w14:textId="2F835470" w:rsidR="00556CCB" w:rsidRPr="00B12AF5" w:rsidRDefault="00B12AF5" w:rsidP="00906A5B">
            <w:pPr>
              <w:tabs>
                <w:tab w:val="left" w:pos="1811"/>
              </w:tabs>
              <w:jc w:val="center"/>
              <w:rPr>
                <w:rFonts w:ascii="Avenir Next Demi Bold" w:hAnsi="Avenir Next Demi Bold"/>
              </w:rPr>
            </w:pPr>
            <w:r>
              <w:rPr>
                <w:rFonts w:ascii="Avenir Next Demi Bold" w:hAnsi="Avenir Next Demi Bold"/>
              </w:rPr>
              <w:t>Resources</w:t>
            </w:r>
          </w:p>
        </w:tc>
        <w:tc>
          <w:tcPr>
            <w:tcW w:w="4467" w:type="dxa"/>
          </w:tcPr>
          <w:p w14:paraId="0CBC8858" w14:textId="48E23AC2" w:rsidR="00556CCB" w:rsidRPr="00BD1F32" w:rsidRDefault="006E3964" w:rsidP="00906A5B">
            <w:pPr>
              <w:tabs>
                <w:tab w:val="left" w:pos="1811"/>
              </w:tabs>
              <w:cnfStyle w:val="000000000000" w:firstRow="0" w:lastRow="0" w:firstColumn="0" w:lastColumn="0" w:oddVBand="0" w:evenVBand="0" w:oddHBand="0" w:evenHBand="0" w:firstRowFirstColumn="0" w:firstRowLastColumn="0" w:lastRowFirstColumn="0" w:lastRowLastColumn="0"/>
              <w:rPr>
                <w:rFonts w:ascii="Avenir Next Demi Bold" w:hAnsi="Avenir Next Demi Bold"/>
                <w:color w:val="3B3838" w:themeColor="background2" w:themeShade="40"/>
                <w:sz w:val="28"/>
                <w:szCs w:val="28"/>
              </w:rPr>
            </w:pPr>
            <w:r w:rsidRPr="006E3964">
              <w:rPr>
                <w:rFonts w:ascii="Avenir Next" w:hAnsi="Avenir Next"/>
                <w:color w:val="3B3838" w:themeColor="background2" w:themeShade="40"/>
                <w:lang w:val="en-ZA"/>
              </w:rPr>
              <w:t>Cloud resources such as virtual machines and containers will be treated as disposable. They can be spun up or terminated on demand, reducing costs and enabling rapid scaling during peak dealership activity.</w:t>
            </w:r>
          </w:p>
        </w:tc>
      </w:tr>
      <w:tr w:rsidR="00556CCB" w:rsidRPr="00BD1F32" w14:paraId="244CAC9C" w14:textId="77777777" w:rsidTr="00FA4413">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467" w:type="dxa"/>
          </w:tcPr>
          <w:p w14:paraId="1AE45F0D" w14:textId="77777777" w:rsidR="00B12AF5" w:rsidRDefault="00B12AF5" w:rsidP="00906A5B">
            <w:pPr>
              <w:tabs>
                <w:tab w:val="left" w:pos="1811"/>
              </w:tabs>
              <w:jc w:val="center"/>
              <w:rPr>
                <w:rFonts w:ascii="Avenir Next Demi Bold" w:hAnsi="Avenir Next Demi Bold"/>
              </w:rPr>
            </w:pPr>
            <w:r>
              <w:rPr>
                <w:rFonts w:ascii="Avenir Next Demi Bold" w:hAnsi="Avenir Next Demi Bold"/>
              </w:rPr>
              <w:t xml:space="preserve">Monitoring and Visibility: </w:t>
            </w:r>
          </w:p>
          <w:p w14:paraId="7413612B" w14:textId="133CB47A" w:rsidR="00556CCB" w:rsidRPr="00B12AF5" w:rsidRDefault="00B12AF5" w:rsidP="00906A5B">
            <w:pPr>
              <w:tabs>
                <w:tab w:val="left" w:pos="1811"/>
              </w:tabs>
              <w:jc w:val="center"/>
              <w:rPr>
                <w:rFonts w:ascii="Avenir Next Demi Bold" w:hAnsi="Avenir Next Demi Bold"/>
              </w:rPr>
            </w:pPr>
            <w:r>
              <w:rPr>
                <w:rFonts w:ascii="Avenir Next Demi Bold" w:hAnsi="Avenir Next Demi Bold"/>
              </w:rPr>
              <w:t>Alerts &amp; Logging</w:t>
            </w:r>
          </w:p>
        </w:tc>
        <w:tc>
          <w:tcPr>
            <w:tcW w:w="4467" w:type="dxa"/>
          </w:tcPr>
          <w:p w14:paraId="2683AB3B" w14:textId="67FF1810" w:rsidR="00556CCB" w:rsidRPr="00BD1F32" w:rsidRDefault="006E3964" w:rsidP="00906A5B">
            <w:pPr>
              <w:tabs>
                <w:tab w:val="left" w:pos="1811"/>
              </w:tabs>
              <w:cnfStyle w:val="000000100000" w:firstRow="0" w:lastRow="0" w:firstColumn="0" w:lastColumn="0" w:oddVBand="0" w:evenVBand="0" w:oddHBand="1" w:evenHBand="0" w:firstRowFirstColumn="0" w:firstRowLastColumn="0" w:lastRowFirstColumn="0" w:lastRowLastColumn="0"/>
              <w:rPr>
                <w:rFonts w:ascii="Avenir Next Demi Bold" w:hAnsi="Avenir Next Demi Bold"/>
                <w:color w:val="3B3838" w:themeColor="background2" w:themeShade="40"/>
                <w:sz w:val="28"/>
                <w:szCs w:val="28"/>
              </w:rPr>
            </w:pPr>
            <w:r w:rsidRPr="006E3964">
              <w:rPr>
                <w:rFonts w:ascii="Avenir Next" w:hAnsi="Avenir Next"/>
                <w:color w:val="3B3838" w:themeColor="background2" w:themeShade="40"/>
                <w:lang w:val="en-ZA"/>
              </w:rPr>
              <w:t>Centralized monitoring dashboards will track performance, uptime, and security events. Automated alerts will notify IT teams of anomalies, while logging will provide audit trails for compliance and troubleshooting.</w:t>
            </w:r>
          </w:p>
        </w:tc>
      </w:tr>
      <w:tr w:rsidR="00B12AF5" w:rsidRPr="00BD1F32" w14:paraId="0DCBD7CE" w14:textId="77777777" w:rsidTr="00FA4413">
        <w:trPr>
          <w:trHeight w:val="674"/>
        </w:trPr>
        <w:tc>
          <w:tcPr>
            <w:cnfStyle w:val="001000000000" w:firstRow="0" w:lastRow="0" w:firstColumn="1" w:lastColumn="0" w:oddVBand="0" w:evenVBand="0" w:oddHBand="0" w:evenHBand="0" w:firstRowFirstColumn="0" w:firstRowLastColumn="0" w:lastRowFirstColumn="0" w:lastRowLastColumn="0"/>
            <w:tcW w:w="4467" w:type="dxa"/>
          </w:tcPr>
          <w:p w14:paraId="79BD6818" w14:textId="77777777" w:rsidR="00B12AF5" w:rsidRDefault="00B12AF5" w:rsidP="00906A5B">
            <w:pPr>
              <w:tabs>
                <w:tab w:val="left" w:pos="1811"/>
              </w:tabs>
              <w:jc w:val="center"/>
              <w:rPr>
                <w:rFonts w:ascii="Avenir Next Demi Bold" w:hAnsi="Avenir Next Demi Bold"/>
              </w:rPr>
            </w:pPr>
            <w:r>
              <w:rPr>
                <w:rFonts w:ascii="Avenir Next Demi Bold" w:hAnsi="Avenir Next Demi Bold"/>
              </w:rPr>
              <w:t xml:space="preserve">Optimization: Auto-scaling </w:t>
            </w:r>
          </w:p>
          <w:p w14:paraId="2BA3588F" w14:textId="13FD5BF4" w:rsidR="00B12AF5" w:rsidRDefault="00B12AF5" w:rsidP="00906A5B">
            <w:pPr>
              <w:tabs>
                <w:tab w:val="left" w:pos="1811"/>
              </w:tabs>
              <w:jc w:val="center"/>
              <w:rPr>
                <w:rFonts w:ascii="Avenir Next Demi Bold" w:hAnsi="Avenir Next Demi Bold"/>
              </w:rPr>
            </w:pPr>
            <w:r>
              <w:rPr>
                <w:rFonts w:ascii="Avenir Next Demi Bold" w:hAnsi="Avenir Next Demi Bold"/>
              </w:rPr>
              <w:t>&amp; Right-Sizing</w:t>
            </w:r>
          </w:p>
        </w:tc>
        <w:tc>
          <w:tcPr>
            <w:tcW w:w="4467" w:type="dxa"/>
          </w:tcPr>
          <w:p w14:paraId="34892E8E" w14:textId="79F63AEC" w:rsidR="00B12AF5" w:rsidRPr="006535DD" w:rsidRDefault="006E3964" w:rsidP="00906A5B">
            <w:pPr>
              <w:tabs>
                <w:tab w:val="left" w:pos="1811"/>
              </w:tabs>
              <w:cnfStyle w:val="000000000000" w:firstRow="0" w:lastRow="0" w:firstColumn="0" w:lastColumn="0" w:oddVBand="0" w:evenVBand="0" w:oddHBand="0" w:evenHBand="0" w:firstRowFirstColumn="0" w:firstRowLastColumn="0" w:lastRowFirstColumn="0" w:lastRowLastColumn="0"/>
              <w:rPr>
                <w:rFonts w:ascii="Avenir Next" w:hAnsi="Avenir Next"/>
                <w:color w:val="3B3838" w:themeColor="background2" w:themeShade="40"/>
              </w:rPr>
            </w:pPr>
            <w:r w:rsidRPr="006E3964">
              <w:rPr>
                <w:rFonts w:ascii="Avenir Next" w:hAnsi="Avenir Next"/>
                <w:color w:val="3B3838" w:themeColor="background2" w:themeShade="40"/>
                <w:lang w:val="en-ZA"/>
              </w:rPr>
              <w:t>Autoscaling will adjust compute resources dynamically based on dealership demand. Rightsizing tools will ensure workloads use the most cost</w:t>
            </w:r>
            <w:r w:rsidRPr="006E3964">
              <w:rPr>
                <w:rFonts w:ascii="Avenir Next" w:hAnsi="Avenir Next"/>
                <w:color w:val="3B3838" w:themeColor="background2" w:themeShade="40"/>
                <w:lang w:val="en-ZA"/>
              </w:rPr>
              <w:noBreakHyphen/>
              <w:t>efficient instance types, avoiding over</w:t>
            </w:r>
            <w:r w:rsidRPr="006E3964">
              <w:rPr>
                <w:rFonts w:ascii="Avenir Next" w:hAnsi="Avenir Next"/>
                <w:color w:val="3B3838" w:themeColor="background2" w:themeShade="40"/>
                <w:lang w:val="en-ZA"/>
              </w:rPr>
              <w:noBreakHyphen/>
              <w:t>provisioning and reducing operational expenses.</w:t>
            </w:r>
          </w:p>
        </w:tc>
      </w:tr>
    </w:tbl>
    <w:p w14:paraId="2C869CAA" w14:textId="77777777" w:rsidR="00556CCB" w:rsidRPr="00980ACC" w:rsidRDefault="00556CCB" w:rsidP="00556CCB">
      <w:pPr>
        <w:tabs>
          <w:tab w:val="left" w:pos="1811"/>
        </w:tabs>
        <w:ind w:left="990"/>
        <w:rPr>
          <w:rFonts w:ascii="Avenir Next Demi Bold" w:hAnsi="Avenir Next Demi Bold"/>
          <w:sz w:val="28"/>
          <w:szCs w:val="28"/>
        </w:rPr>
      </w:pPr>
    </w:p>
    <w:p w14:paraId="4334DDE1" w14:textId="77777777" w:rsidR="00556CCB" w:rsidRDefault="00556CCB" w:rsidP="00556CCB">
      <w:pPr>
        <w:ind w:left="990" w:right="900"/>
        <w:rPr>
          <w:rFonts w:ascii="Avenir Next Demi Bold" w:hAnsi="Avenir Next Demi Bold"/>
          <w:b/>
          <w:bCs/>
          <w:color w:val="767171" w:themeColor="background2" w:themeShade="80"/>
          <w:sz w:val="28"/>
          <w:szCs w:val="28"/>
        </w:rPr>
      </w:pPr>
    </w:p>
    <w:p w14:paraId="5E30DC73" w14:textId="1BD8920F" w:rsidR="00556CCB" w:rsidRPr="00BD1F32" w:rsidRDefault="00B12AF5" w:rsidP="00556CCB">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lastRenderedPageBreak/>
        <w:t>Development &amp; Operations</w:t>
      </w:r>
    </w:p>
    <w:p w14:paraId="13860E35" w14:textId="77777777" w:rsidR="00556CCB" w:rsidRPr="00BD1F32" w:rsidRDefault="00556CCB" w:rsidP="00556CCB">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35040" behindDoc="0" locked="0" layoutInCell="1" allowOverlap="1" wp14:anchorId="7AE2B522" wp14:editId="664BC519">
                <wp:simplePos x="0" y="0"/>
                <wp:positionH relativeFrom="column">
                  <wp:posOffset>637953</wp:posOffset>
                </wp:positionH>
                <wp:positionV relativeFrom="paragraph">
                  <wp:posOffset>86493</wp:posOffset>
                </wp:positionV>
                <wp:extent cx="2667000" cy="0"/>
                <wp:effectExtent l="0" t="12700" r="12700" b="12700"/>
                <wp:wrapNone/>
                <wp:docPr id="50" name="Straight Connector 5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D14703" id="Straight Connector 50" o:spid="_x0000_s1026" style="position:absolute;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" strokecolor="#4472c4 [3204]" strokeweight="1.5pt">
                <v:stroke joinstyle="miter"/>
              </v:line>
            </w:pict>
          </mc:Fallback>
        </mc:AlternateContent>
      </w:r>
    </w:p>
    <w:p w14:paraId="662A7BB5" w14:textId="75B8343A" w:rsidR="006E3964" w:rsidRPr="006E3964" w:rsidRDefault="006E3964" w:rsidP="006E3964">
      <w:pPr>
        <w:pStyle w:val="ListParagraph"/>
        <w:numPr>
          <w:ilvl w:val="0"/>
          <w:numId w:val="57"/>
        </w:numPr>
        <w:ind w:right="900"/>
        <w:rPr>
          <w:rFonts w:ascii="Avenir Next" w:eastAsia="Times New Roman" w:hAnsi="Avenir Next" w:cs="Open Sans"/>
          <w:color w:val="3B3838" w:themeColor="background2" w:themeShade="40"/>
        </w:rPr>
      </w:pPr>
      <w:r w:rsidRPr="006E3964">
        <w:rPr>
          <w:rFonts w:ascii="Avenir Next" w:eastAsia="Times New Roman" w:hAnsi="Avenir Next" w:cs="Open Sans"/>
          <w:b/>
          <w:bCs/>
          <w:color w:val="3B3838" w:themeColor="background2" w:themeShade="40"/>
        </w:rPr>
        <w:t>Provisioning: Infrastructure as Code and Templates</w:t>
      </w:r>
      <w:r w:rsidRPr="006E3964">
        <w:rPr>
          <w:rFonts w:ascii="Avenir Next" w:eastAsia="Times New Roman" w:hAnsi="Avenir Next" w:cs="Open Sans"/>
          <w:color w:val="3B3838" w:themeColor="background2" w:themeShade="40"/>
        </w:rPr>
        <w:br/>
        <w:t>Infrastructure as Code (</w:t>
      </w:r>
      <w:proofErr w:type="spellStart"/>
      <w:r w:rsidRPr="006E3964">
        <w:rPr>
          <w:rFonts w:ascii="Avenir Next" w:eastAsia="Times New Roman" w:hAnsi="Avenir Next" w:cs="Open Sans"/>
          <w:color w:val="3B3838" w:themeColor="background2" w:themeShade="40"/>
        </w:rPr>
        <w:t>IaC</w:t>
      </w:r>
      <w:proofErr w:type="spellEnd"/>
      <w:r w:rsidRPr="006E3964">
        <w:rPr>
          <w:rFonts w:ascii="Avenir Next" w:eastAsia="Times New Roman" w:hAnsi="Avenir Next" w:cs="Open Sans"/>
          <w:color w:val="3B3838" w:themeColor="background2" w:themeShade="40"/>
        </w:rPr>
        <w:t xml:space="preserve">) will allow </w:t>
      </w:r>
      <w:proofErr w:type="spellStart"/>
      <w:r w:rsidRPr="006E3964">
        <w:rPr>
          <w:rFonts w:ascii="Avenir Next" w:eastAsia="Times New Roman" w:hAnsi="Avenir Next" w:cs="Open Sans"/>
          <w:color w:val="3B3838" w:themeColor="background2" w:themeShade="40"/>
        </w:rPr>
        <w:t>Keyloop</w:t>
      </w:r>
      <w:proofErr w:type="spellEnd"/>
      <w:r w:rsidRPr="006E3964">
        <w:rPr>
          <w:rFonts w:ascii="Avenir Next" w:eastAsia="Times New Roman" w:hAnsi="Avenir Next" w:cs="Open Sans"/>
          <w:color w:val="3B3838" w:themeColor="background2" w:themeShade="40"/>
        </w:rPr>
        <w:t xml:space="preserve"> to define cloud environments using reusable templates. This ensures consistency across regions and accelerates deployment of dealership applications.</w:t>
      </w:r>
    </w:p>
    <w:p w14:paraId="06D8BA21" w14:textId="77777777" w:rsidR="006E3964" w:rsidRPr="006E3964" w:rsidRDefault="006E3964" w:rsidP="006E3964">
      <w:pPr>
        <w:pStyle w:val="ListParagraph"/>
        <w:numPr>
          <w:ilvl w:val="0"/>
          <w:numId w:val="57"/>
        </w:numPr>
        <w:tabs>
          <w:tab w:val="num" w:pos="720"/>
        </w:tabs>
        <w:ind w:right="900"/>
        <w:rPr>
          <w:rFonts w:ascii="Avenir Next" w:eastAsia="Times New Roman" w:hAnsi="Avenir Next" w:cs="Open Sans"/>
          <w:color w:val="3B3838" w:themeColor="background2" w:themeShade="40"/>
        </w:rPr>
      </w:pPr>
      <w:r w:rsidRPr="006E3964">
        <w:rPr>
          <w:rFonts w:ascii="Avenir Next" w:eastAsia="Times New Roman" w:hAnsi="Avenir Next" w:cs="Open Sans"/>
          <w:b/>
          <w:bCs/>
          <w:color w:val="3B3838" w:themeColor="background2" w:themeShade="40"/>
        </w:rPr>
        <w:t>Continuous Integration and Continuous Delivery (CI/CD)</w:t>
      </w:r>
      <w:r w:rsidRPr="006E3964">
        <w:rPr>
          <w:rFonts w:ascii="Avenir Next" w:eastAsia="Times New Roman" w:hAnsi="Avenir Next" w:cs="Open Sans"/>
          <w:color w:val="3B3838" w:themeColor="background2" w:themeShade="40"/>
        </w:rPr>
        <w:br/>
        <w:t>CI/CD pipelines will automate testing and deployment of updates to CRM and DMS platforms. This reduces human error, speeds up innovation, and ensures dealerships always have access to the latest features without service disruption.</w:t>
      </w:r>
    </w:p>
    <w:p w14:paraId="20D3F8D3" w14:textId="6B83630C" w:rsidR="00B12AF5" w:rsidRDefault="00B12AF5" w:rsidP="006E3964">
      <w:pPr>
        <w:ind w:right="900"/>
        <w:rPr>
          <w:rFonts w:ascii="Avenir Next" w:eastAsia="Times New Roman" w:hAnsi="Avenir Next" w:cs="Open Sans"/>
          <w:color w:val="3B3838" w:themeColor="background2" w:themeShade="40"/>
        </w:rPr>
      </w:pPr>
    </w:p>
    <w:p w14:paraId="0966B809" w14:textId="7D2F55CD" w:rsidR="00B12AF5" w:rsidRDefault="00B12AF5" w:rsidP="00556CCB">
      <w:pPr>
        <w:ind w:left="1260" w:right="900"/>
        <w:rPr>
          <w:rFonts w:ascii="Avenir Next" w:eastAsia="Times New Roman" w:hAnsi="Avenir Next" w:cs="Open Sans"/>
          <w:color w:val="3B3838" w:themeColor="background2" w:themeShade="40"/>
        </w:rPr>
      </w:pPr>
    </w:p>
    <w:p w14:paraId="27AF88AF" w14:textId="5D1D76A8" w:rsidR="00556CCB" w:rsidRPr="00BD1F32" w:rsidRDefault="00B12AF5" w:rsidP="00556CCB">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Financial Planning</w:t>
      </w:r>
    </w:p>
    <w:p w14:paraId="141B6490" w14:textId="35FE482F" w:rsidR="00556CCB" w:rsidRPr="00BD1F32" w:rsidRDefault="00556CCB" w:rsidP="00556CCB">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32992" behindDoc="0" locked="0" layoutInCell="1" allowOverlap="1" wp14:anchorId="03D531B8" wp14:editId="3CB162F3">
                <wp:simplePos x="0" y="0"/>
                <wp:positionH relativeFrom="column">
                  <wp:posOffset>637309</wp:posOffset>
                </wp:positionH>
                <wp:positionV relativeFrom="paragraph">
                  <wp:posOffset>79260</wp:posOffset>
                </wp:positionV>
                <wp:extent cx="2327564" cy="0"/>
                <wp:effectExtent l="0" t="12700" r="22225" b="12700"/>
                <wp:wrapNone/>
                <wp:docPr id="51" name="Straight Connector 51"/>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32A2056" id="Straight Connector 51"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6FB08E47" w14:textId="790D69A2" w:rsidR="006E3964" w:rsidRPr="006E3964" w:rsidRDefault="006E3964" w:rsidP="006E3964">
      <w:pPr>
        <w:pStyle w:val="ListParagraph"/>
        <w:numPr>
          <w:ilvl w:val="0"/>
          <w:numId w:val="57"/>
        </w:numPr>
        <w:ind w:right="900"/>
        <w:rPr>
          <w:rFonts w:ascii="Avenir Next" w:eastAsia="Times New Roman" w:hAnsi="Avenir Next" w:cs="Open Sans"/>
          <w:color w:val="3B3838" w:themeColor="background2" w:themeShade="40"/>
        </w:rPr>
      </w:pPr>
      <w:r w:rsidRPr="006E3964">
        <w:rPr>
          <w:rFonts w:ascii="Avenir Next" w:eastAsia="Times New Roman" w:hAnsi="Avenir Next" w:cs="Open Sans"/>
          <w:b/>
          <w:bCs/>
          <w:color w:val="3B3838" w:themeColor="background2" w:themeShade="40"/>
        </w:rPr>
        <w:t>Infrastructure: Compute, Storage, and Networking</w:t>
      </w:r>
      <w:r w:rsidRPr="006E3964">
        <w:rPr>
          <w:rFonts w:ascii="Avenir Next" w:eastAsia="Times New Roman" w:hAnsi="Avenir Next" w:cs="Open Sans"/>
          <w:b/>
          <w:bCs/>
          <w:color w:val="3B3838" w:themeColor="background2" w:themeShade="40"/>
        </w:rPr>
        <w:br/>
      </w:r>
      <w:r w:rsidRPr="006E3964">
        <w:rPr>
          <w:rFonts w:ascii="Avenir Next" w:eastAsia="Times New Roman" w:hAnsi="Avenir Next" w:cs="Open Sans"/>
          <w:color w:val="3B3838" w:themeColor="background2" w:themeShade="40"/>
        </w:rPr>
        <w:t>Budgeting will account for scalable compute instances, secure storage (Azure Storage, AWS S3), and high</w:t>
      </w:r>
      <w:r w:rsidRPr="006E3964">
        <w:rPr>
          <w:rFonts w:ascii="Avenir Next" w:eastAsia="Times New Roman" w:hAnsi="Avenir Next" w:cs="Open Sans"/>
          <w:color w:val="3B3838" w:themeColor="background2" w:themeShade="40"/>
        </w:rPr>
        <w:noBreakHyphen/>
        <w:t>speed networking across global offices. Costs will be forecasted based on dealership transaction volumes and seasonal demand.</w:t>
      </w:r>
    </w:p>
    <w:p w14:paraId="634F2158" w14:textId="77777777" w:rsidR="006E3964" w:rsidRPr="006E3964" w:rsidRDefault="006E3964" w:rsidP="006E3964">
      <w:pPr>
        <w:pStyle w:val="ListParagraph"/>
        <w:numPr>
          <w:ilvl w:val="0"/>
          <w:numId w:val="57"/>
        </w:numPr>
        <w:ind w:right="900"/>
        <w:rPr>
          <w:rFonts w:ascii="Avenir Next" w:eastAsia="Times New Roman" w:hAnsi="Avenir Next" w:cs="Open Sans"/>
          <w:b/>
          <w:bCs/>
          <w:color w:val="3B3838" w:themeColor="background2" w:themeShade="40"/>
        </w:rPr>
      </w:pPr>
      <w:r w:rsidRPr="006E3964">
        <w:rPr>
          <w:rFonts w:ascii="Avenir Next" w:eastAsia="Times New Roman" w:hAnsi="Avenir Next" w:cs="Open Sans"/>
          <w:b/>
          <w:bCs/>
          <w:color w:val="3B3838" w:themeColor="background2" w:themeShade="40"/>
        </w:rPr>
        <w:t>Instances: Reserved and Spot</w:t>
      </w:r>
      <w:r w:rsidRPr="006E3964">
        <w:rPr>
          <w:rFonts w:ascii="Avenir Next" w:eastAsia="Times New Roman" w:hAnsi="Avenir Next" w:cs="Open Sans"/>
          <w:b/>
          <w:bCs/>
          <w:color w:val="3B3838" w:themeColor="background2" w:themeShade="40"/>
        </w:rPr>
        <w:br/>
      </w:r>
      <w:r w:rsidRPr="006E3964">
        <w:rPr>
          <w:rFonts w:ascii="Avenir Next" w:eastAsia="Times New Roman" w:hAnsi="Avenir Next" w:cs="Open Sans"/>
          <w:color w:val="3B3838" w:themeColor="background2" w:themeShade="40"/>
        </w:rPr>
        <w:t>Reserved instances will be purchased for predictable workloads such as nightly batch processing. Spot instances will be leveraged for non</w:t>
      </w:r>
      <w:r w:rsidRPr="006E3964">
        <w:rPr>
          <w:rFonts w:ascii="Avenir Next" w:eastAsia="Times New Roman" w:hAnsi="Avenir Next" w:cs="Open Sans"/>
          <w:color w:val="3B3838" w:themeColor="background2" w:themeShade="40"/>
        </w:rPr>
        <w:noBreakHyphen/>
        <w:t>critical analytics tasks, reducing costs by taking advantage of unused cloud capacity.</w:t>
      </w:r>
    </w:p>
    <w:p w14:paraId="6DBF0801" w14:textId="77777777" w:rsidR="006E3964" w:rsidRPr="006E3964" w:rsidRDefault="006E3964" w:rsidP="006E3964">
      <w:pPr>
        <w:pStyle w:val="ListParagraph"/>
        <w:numPr>
          <w:ilvl w:val="0"/>
          <w:numId w:val="57"/>
        </w:numPr>
        <w:ind w:right="900"/>
        <w:rPr>
          <w:rFonts w:ascii="Avenir Next" w:eastAsia="Times New Roman" w:hAnsi="Avenir Next" w:cs="Open Sans"/>
          <w:b/>
          <w:bCs/>
          <w:color w:val="3B3838" w:themeColor="background2" w:themeShade="40"/>
        </w:rPr>
      </w:pPr>
      <w:r w:rsidRPr="006E3964">
        <w:rPr>
          <w:rFonts w:ascii="Avenir Next" w:eastAsia="Times New Roman" w:hAnsi="Avenir Next" w:cs="Open Sans"/>
          <w:b/>
          <w:bCs/>
          <w:color w:val="3B3838" w:themeColor="background2" w:themeShade="40"/>
        </w:rPr>
        <w:t>Licensing Type and Quantity</w:t>
      </w:r>
      <w:r w:rsidRPr="006E3964">
        <w:rPr>
          <w:rFonts w:ascii="Avenir Next" w:eastAsia="Times New Roman" w:hAnsi="Avenir Next" w:cs="Open Sans"/>
          <w:b/>
          <w:bCs/>
          <w:color w:val="3B3838" w:themeColor="background2" w:themeShade="40"/>
        </w:rPr>
        <w:br/>
      </w:r>
      <w:r w:rsidRPr="006E3964">
        <w:rPr>
          <w:rFonts w:ascii="Avenir Next" w:eastAsia="Times New Roman" w:hAnsi="Avenir Next" w:cs="Open Sans"/>
          <w:color w:val="3B3838" w:themeColor="background2" w:themeShade="40"/>
        </w:rPr>
        <w:t>Subscription</w:t>
      </w:r>
      <w:r w:rsidRPr="006E3964">
        <w:rPr>
          <w:rFonts w:ascii="Avenir Next" w:eastAsia="Times New Roman" w:hAnsi="Avenir Next" w:cs="Open Sans"/>
          <w:color w:val="3B3838" w:themeColor="background2" w:themeShade="40"/>
        </w:rPr>
        <w:noBreakHyphen/>
        <w:t>based licensing will be adopted for SaaS applications like Autoline Drive and CRM platforms. Licenses will be allocated per dealership user, ensuring predictable monthly costs while allowing scalability as Keyloop expands globally.</w:t>
      </w:r>
    </w:p>
    <w:p w14:paraId="67E2D73F" w14:textId="0F49C326" w:rsidR="00F93206" w:rsidRDefault="00F93206" w:rsidP="00B12AF5">
      <w:pPr>
        <w:ind w:left="1260" w:right="900"/>
        <w:rPr>
          <w:rFonts w:ascii="Avenir Next" w:eastAsia="Times New Roman" w:hAnsi="Avenir Next" w:cs="Open Sans"/>
          <w:color w:val="3B3838" w:themeColor="background2" w:themeShade="40"/>
        </w:rPr>
      </w:pPr>
    </w:p>
    <w:p w14:paraId="636A70FD" w14:textId="3C36C5BD" w:rsidR="00F93206" w:rsidRDefault="00F93206" w:rsidP="00B12AF5">
      <w:pPr>
        <w:ind w:left="1260" w:right="900"/>
        <w:rPr>
          <w:rFonts w:ascii="Avenir Next" w:eastAsia="Times New Roman" w:hAnsi="Avenir Next" w:cs="Open Sans"/>
          <w:color w:val="3B3838" w:themeColor="background2" w:themeShade="40"/>
        </w:rPr>
      </w:pPr>
    </w:p>
    <w:p w14:paraId="394FB89A" w14:textId="6BC55D1D" w:rsidR="00F93206" w:rsidRDefault="006E3964" w:rsidP="00B12AF5">
      <w:pPr>
        <w:ind w:left="1260" w:right="900"/>
        <w:rPr>
          <w:rFonts w:ascii="Avenir Next" w:eastAsia="Times New Roman" w:hAnsi="Avenir Next" w:cs="Open Sans"/>
          <w:color w:val="3B3838" w:themeColor="background2" w:themeShade="40"/>
        </w:rPr>
      </w:pPr>
      <w:r>
        <w:rPr>
          <w:noProof/>
        </w:rPr>
        <mc:AlternateContent>
          <mc:Choice Requires="wps">
            <w:drawing>
              <wp:anchor distT="0" distB="0" distL="114300" distR="114300" simplePos="0" relativeHeight="251792384" behindDoc="0" locked="0" layoutInCell="1" allowOverlap="1" wp14:anchorId="1797EA0E" wp14:editId="4CAE0372">
                <wp:simplePos x="0" y="0"/>
                <wp:positionH relativeFrom="column">
                  <wp:posOffset>-138430</wp:posOffset>
                </wp:positionH>
                <wp:positionV relativeFrom="page">
                  <wp:posOffset>5974715</wp:posOffset>
                </wp:positionV>
                <wp:extent cx="6228080" cy="447675"/>
                <wp:effectExtent l="0" t="0" r="0" b="0"/>
                <wp:wrapSquare wrapText="bothSides"/>
                <wp:docPr id="45" name="Text Box 45"/>
                <wp:cNvGraphicFramePr/>
                <a:graphic xmlns:a="http://schemas.openxmlformats.org/drawingml/2006/main">
                  <a:graphicData uri="http://schemas.microsoft.com/office/word/2010/wordprocessingShape">
                    <wps:wsp>
                      <wps:cNvSpPr txBox="1"/>
                      <wps:spPr>
                        <a:xfrm>
                          <a:off x="0" y="0"/>
                          <a:ext cx="6228080" cy="447675"/>
                        </a:xfrm>
                        <a:prstGeom prst="rect">
                          <a:avLst/>
                        </a:prstGeom>
                        <a:noFill/>
                        <a:ln w="6350">
                          <a:noFill/>
                        </a:ln>
                      </wps:spPr>
                      <wps:txbx>
                        <w:txbxContent>
                          <w:p w14:paraId="01AEF515" w14:textId="116A7062" w:rsidR="00F93206" w:rsidRPr="0093598C" w:rsidRDefault="00F93206" w:rsidP="00F93206">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6</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Compliance and Security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797EA0E" id="Text Box 45" o:spid="_x0000_s1030" type="#_x0000_t202" style="position:absolute;left:0;text-align:left;margin-left:-10.9pt;margin-top:470.45pt;width:490.4pt;height:35.25pt;z-index:251792384;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" filled="f" stroked="f" strokeweight=".5pt">
                <v:textbox style="mso-fit-shape-to-text:t">
                  <w:txbxContent>
                    <w:p w14:paraId="01AEF515" w14:textId="116A7062" w:rsidR="00F93206" w:rsidRPr="0093598C" w:rsidRDefault="00F93206" w:rsidP="00F93206">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Pr>
                          <w:rFonts w:ascii="Avenir Next Demi Bold" w:hAnsi="Avenir Next Demi Bold"/>
                          <w:color w:val="2F5496" w:themeColor="accent1" w:themeShade="BF"/>
                          <w:sz w:val="40"/>
                          <w:szCs w:val="40"/>
                        </w:rPr>
                        <w:t>6</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Compliance and Security</w:t>
                      </w:r>
                    </w:p>
                  </w:txbxContent>
                </v:textbox>
                <w10:wrap type="square" anchory="page"/>
              </v:shape>
            </w:pict>
          </mc:Fallback>
        </mc:AlternateContent>
      </w:r>
    </w:p>
    <w:p w14:paraId="53E6A807" w14:textId="78A1A1B4" w:rsidR="00D923DB" w:rsidRDefault="00D923DB" w:rsidP="00B12AF5">
      <w:pPr>
        <w:tabs>
          <w:tab w:val="left" w:pos="1811"/>
        </w:tabs>
        <w:ind w:right="900"/>
        <w:rPr>
          <w:rFonts w:ascii="Avenir Next Demi Bold" w:hAnsi="Avenir Next Demi Bold"/>
        </w:rPr>
      </w:pPr>
    </w:p>
    <w:p w14:paraId="58A898E6" w14:textId="2A72CEAF" w:rsidR="00F93206" w:rsidRDefault="00F93206" w:rsidP="00F93206">
      <w:pPr>
        <w:ind w:left="990" w:right="900"/>
        <w:rPr>
          <w:rFonts w:ascii="Avenir Next Demi Bold" w:hAnsi="Avenir Next Demi Bold"/>
          <w:b/>
          <w:bCs/>
          <w:color w:val="3B3838" w:themeColor="background2" w:themeShade="40"/>
          <w:sz w:val="28"/>
          <w:szCs w:val="28"/>
        </w:rPr>
      </w:pPr>
    </w:p>
    <w:p w14:paraId="7F1A6BA7" w14:textId="26FC24ED" w:rsidR="00F93206" w:rsidRDefault="00F93206" w:rsidP="00F93206">
      <w:pPr>
        <w:ind w:left="990" w:right="900"/>
        <w:rPr>
          <w:rFonts w:ascii="Avenir Next Demi Bold" w:hAnsi="Avenir Next Demi Bold"/>
          <w:b/>
          <w:bCs/>
          <w:color w:val="3B3838" w:themeColor="background2" w:themeShade="40"/>
          <w:sz w:val="28"/>
          <w:szCs w:val="28"/>
        </w:rPr>
      </w:pPr>
    </w:p>
    <w:p w14:paraId="6D1408BF" w14:textId="33FF9653"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Data Sovereignty</w:t>
      </w:r>
    </w:p>
    <w:p w14:paraId="34A0681F" w14:textId="32C9125F" w:rsidR="00F93206" w:rsidRPr="00BD1F32" w:rsidRDefault="00772CB3" w:rsidP="00F93206">
      <w:pPr>
        <w:ind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94432" behindDoc="0" locked="0" layoutInCell="1" allowOverlap="1" wp14:anchorId="0BBF3A56" wp14:editId="5FB27AE1">
                <wp:simplePos x="0" y="0"/>
                <wp:positionH relativeFrom="column">
                  <wp:posOffset>571500</wp:posOffset>
                </wp:positionH>
                <wp:positionV relativeFrom="paragraph">
                  <wp:posOffset>71755</wp:posOffset>
                </wp:positionV>
                <wp:extent cx="2327564" cy="0"/>
                <wp:effectExtent l="0" t="12700" r="22225" b="12700"/>
                <wp:wrapNone/>
                <wp:docPr id="1911801816" name="Straight Connector 1911801816"/>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71290D2" id="Straight Connector 1911801816" o:spid="_x0000_s1026" style="position:absolute;z-index:251794432;visibility:visible;mso-wrap-style:square;mso-wrap-distance-left:9pt;mso-wrap-distance-top:0;mso-wrap-distance-right:9pt;mso-wrap-distance-bottom:0;mso-position-horizontal:absolute;mso-position-horizontal-relative:text;mso-position-vertical:absolute;mso-position-vertical-relative:text" from="45pt,5.65pt" to="228.2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" strokecolor="#4472c4 [3204]" strokeweight="1.5pt">
                <v:stroke joinstyle="miter"/>
              </v:line>
            </w:pict>
          </mc:Fallback>
        </mc:AlternateContent>
      </w:r>
    </w:p>
    <w:p w14:paraId="33F4E185" w14:textId="77777777" w:rsidR="00D76D0B" w:rsidRPr="00D76D0B" w:rsidRDefault="00D76D0B" w:rsidP="00D76D0B">
      <w:pPr>
        <w:ind w:left="270" w:right="900" w:firstLine="720"/>
        <w:rPr>
          <w:rFonts w:ascii="Avenir Next" w:eastAsia="Times New Roman" w:hAnsi="Avenir Next" w:cs="Open Sans"/>
          <w:color w:val="3B3838" w:themeColor="background2" w:themeShade="40"/>
        </w:rPr>
      </w:pPr>
      <w:proofErr w:type="spellStart"/>
      <w:r w:rsidRPr="00D76D0B">
        <w:rPr>
          <w:rFonts w:ascii="Avenir Next" w:eastAsia="Times New Roman" w:hAnsi="Avenir Next" w:cs="Open Sans"/>
          <w:color w:val="3B3838" w:themeColor="background2" w:themeShade="40"/>
        </w:rPr>
        <w:t>Keyloop’s</w:t>
      </w:r>
      <w:proofErr w:type="spellEnd"/>
      <w:r w:rsidRPr="00D76D0B">
        <w:rPr>
          <w:rFonts w:ascii="Avenir Next" w:eastAsia="Times New Roman" w:hAnsi="Avenir Next" w:cs="Open Sans"/>
          <w:color w:val="3B3838" w:themeColor="background2" w:themeShade="40"/>
        </w:rPr>
        <w:t xml:space="preserve"> operations in India, UK, and South Africa must comply with local data sovereignty laws:</w:t>
      </w:r>
    </w:p>
    <w:p w14:paraId="547C6ED3" w14:textId="77777777"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India: Personal Data Protection Bill requires localization and strict consent rules.</w:t>
      </w:r>
    </w:p>
    <w:p w14:paraId="44B487BE" w14:textId="77777777"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UK/EU (GDPR): Governs personal data storage and transfer, especially relevant for UK operations and OEM partnerships in Germany.</w:t>
      </w:r>
    </w:p>
    <w:p w14:paraId="5CC85DDC" w14:textId="77777777"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South Africa (POPIA): Enforces lawful processing and storage of customer and dealership data.</w:t>
      </w:r>
    </w:p>
    <w:p w14:paraId="37BBBB33" w14:textId="0DC5B8F6" w:rsidR="00F93206" w:rsidRPr="00D76D0B" w:rsidRDefault="00D76D0B" w:rsidP="00D76D0B">
      <w:pPr>
        <w:ind w:left="990"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 xml:space="preserve">Because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xml:space="preserve"> partners with OEMs such as Mercedes</w:t>
      </w:r>
      <w:r w:rsidRPr="00D76D0B">
        <w:rPr>
          <w:rFonts w:ascii="Avenir Next" w:eastAsia="Times New Roman" w:hAnsi="Avenir Next" w:cs="Open Sans"/>
          <w:color w:val="3B3838" w:themeColor="background2" w:themeShade="40"/>
        </w:rPr>
        <w:noBreakHyphen/>
        <w:t>Benz (Germany), GDPR compliance is reinforced through collaboration, ensuring dealership and customer data is legally managed across all regions.</w:t>
      </w:r>
    </w:p>
    <w:p w14:paraId="38097276" w14:textId="77777777" w:rsidR="00F93206" w:rsidRPr="00980ACC" w:rsidRDefault="00F93206" w:rsidP="00F93206">
      <w:pPr>
        <w:tabs>
          <w:tab w:val="left" w:pos="1811"/>
        </w:tabs>
        <w:ind w:left="990"/>
        <w:rPr>
          <w:rFonts w:ascii="Avenir Next Demi Bold" w:hAnsi="Avenir Next Demi Bold"/>
          <w:sz w:val="28"/>
          <w:szCs w:val="28"/>
        </w:rPr>
      </w:pPr>
    </w:p>
    <w:p w14:paraId="5D78F806" w14:textId="77777777" w:rsidR="00F93206" w:rsidRDefault="00F93206" w:rsidP="00F93206">
      <w:pPr>
        <w:ind w:left="990" w:right="900"/>
        <w:rPr>
          <w:rFonts w:ascii="Avenir Next Demi Bold" w:hAnsi="Avenir Next Demi Bold"/>
          <w:b/>
          <w:bCs/>
          <w:color w:val="767171" w:themeColor="background2" w:themeShade="80"/>
          <w:sz w:val="28"/>
          <w:szCs w:val="28"/>
        </w:rPr>
      </w:pPr>
    </w:p>
    <w:p w14:paraId="49A9C40E" w14:textId="77777777" w:rsidR="00D76D0B" w:rsidRDefault="00D76D0B" w:rsidP="00F93206">
      <w:pPr>
        <w:ind w:left="990" w:right="900"/>
        <w:rPr>
          <w:rFonts w:ascii="Avenir Next Demi Bold" w:hAnsi="Avenir Next Demi Bold"/>
          <w:b/>
          <w:bCs/>
          <w:color w:val="767171" w:themeColor="background2" w:themeShade="80"/>
          <w:sz w:val="28"/>
          <w:szCs w:val="28"/>
        </w:rPr>
      </w:pPr>
    </w:p>
    <w:p w14:paraId="0EEDEAC2" w14:textId="77777777" w:rsidR="00D76D0B" w:rsidRDefault="00D76D0B" w:rsidP="00F93206">
      <w:pPr>
        <w:ind w:left="990" w:right="900"/>
        <w:rPr>
          <w:rFonts w:ascii="Avenir Next Demi Bold" w:hAnsi="Avenir Next Demi Bold"/>
          <w:b/>
          <w:bCs/>
          <w:color w:val="767171" w:themeColor="background2" w:themeShade="80"/>
          <w:sz w:val="28"/>
          <w:szCs w:val="28"/>
        </w:rPr>
      </w:pPr>
    </w:p>
    <w:p w14:paraId="04CFF23F"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lastRenderedPageBreak/>
        <w:t>Regulatory Concerns</w:t>
      </w:r>
    </w:p>
    <w:p w14:paraId="388D1C3A"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7264" behindDoc="0" locked="0" layoutInCell="1" allowOverlap="1" wp14:anchorId="5686D018" wp14:editId="0CEA1E6F">
                <wp:simplePos x="0" y="0"/>
                <wp:positionH relativeFrom="column">
                  <wp:posOffset>637953</wp:posOffset>
                </wp:positionH>
                <wp:positionV relativeFrom="paragraph">
                  <wp:posOffset>86493</wp:posOffset>
                </wp:positionV>
                <wp:extent cx="2667000" cy="0"/>
                <wp:effectExtent l="0" t="12700" r="12700" b="12700"/>
                <wp:wrapNone/>
                <wp:docPr id="52" name="Straight Connector 52"/>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A027F09" id="Straight Connector 52" o:spid="_x0000_s1026" style="position:absolute;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" strokecolor="#4472c4 [3204]" strokeweight="1.5pt">
                <v:stroke joinstyle="miter"/>
              </v:line>
            </w:pict>
          </mc:Fallback>
        </mc:AlternateContent>
      </w:r>
    </w:p>
    <w:p w14:paraId="1AC4C964" w14:textId="0A229CF3"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 xml:space="preserve">FedRAMP: While designed for U.S. federal agencies, it illustrates how CSPs certify compliance for government workloads. For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the takeaway is that CSPs (like Microsoft Azure or AWS) adopt similar frameworks globally, which benefits operations in India, UK, South Africa, and OEM partnerships in Germany.</w:t>
      </w:r>
    </w:p>
    <w:p w14:paraId="0A6EBF86" w14:textId="5EB8F606"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FISMA: Again U.S.</w:t>
      </w:r>
      <w:r w:rsidRPr="00D76D0B">
        <w:rPr>
          <w:rFonts w:ascii="Avenir Next" w:eastAsia="Times New Roman" w:hAnsi="Avenir Next" w:cs="Open Sans"/>
          <w:color w:val="3B3838" w:themeColor="background2" w:themeShade="40"/>
        </w:rPr>
        <w:noBreakHyphen/>
        <w:t>specific, but it highlights the principle that the business itself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is responsible for demonstrating compliance, even if the CSP infrastructure is certified. This mirrors GDPR in Europe and POPIA in South Africa.</w:t>
      </w:r>
    </w:p>
    <w:p w14:paraId="55B62203" w14:textId="4A984C64"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FIPS: Though U.S.</w:t>
      </w:r>
      <w:r w:rsidRPr="00D76D0B">
        <w:rPr>
          <w:rFonts w:ascii="Avenir Next" w:eastAsia="Times New Roman" w:hAnsi="Avenir Next" w:cs="Open Sans"/>
          <w:color w:val="3B3838" w:themeColor="background2" w:themeShade="40"/>
        </w:rPr>
        <w:noBreakHyphen/>
        <w:t xml:space="preserve">based, FIPS encryption standards (AES, SHA) are widely adopted internationally. CSPs used by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xml:space="preserve"> often implement FIPS</w:t>
      </w:r>
      <w:r w:rsidRPr="00D76D0B">
        <w:rPr>
          <w:rFonts w:ascii="Avenir Next" w:eastAsia="Times New Roman" w:hAnsi="Avenir Next" w:cs="Open Sans"/>
          <w:color w:val="3B3838" w:themeColor="background2" w:themeShade="40"/>
        </w:rPr>
        <w:noBreakHyphen/>
        <w:t>compliant cryptography, ensuring dealership and customer data is protected across all regions.</w:t>
      </w:r>
    </w:p>
    <w:p w14:paraId="5194DBE7" w14:textId="77777777" w:rsidR="00F93206" w:rsidRDefault="00F93206" w:rsidP="00F93206">
      <w:pPr>
        <w:ind w:right="900"/>
        <w:rPr>
          <w:rFonts w:ascii="Avenir Next" w:eastAsia="Times New Roman" w:hAnsi="Avenir Next" w:cs="Open Sans"/>
          <w:color w:val="3B3838" w:themeColor="background2" w:themeShade="40"/>
        </w:rPr>
      </w:pPr>
    </w:p>
    <w:p w14:paraId="31891164" w14:textId="77777777" w:rsidR="00F93206" w:rsidRDefault="00F93206" w:rsidP="00F93206">
      <w:pPr>
        <w:ind w:right="900"/>
        <w:rPr>
          <w:rFonts w:ascii="Avenir Next Demi Bold" w:hAnsi="Avenir Next Demi Bold"/>
          <w:b/>
          <w:bCs/>
          <w:color w:val="3B3838" w:themeColor="background2" w:themeShade="40"/>
          <w:sz w:val="28"/>
          <w:szCs w:val="28"/>
        </w:rPr>
      </w:pPr>
    </w:p>
    <w:p w14:paraId="726CF082"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58539A7E"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Industry-Based Requirements</w:t>
      </w:r>
    </w:p>
    <w:p w14:paraId="1A5AC9F0"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5216" behindDoc="0" locked="0" layoutInCell="1" allowOverlap="1" wp14:anchorId="0C9E4984" wp14:editId="2F77017B">
                <wp:simplePos x="0" y="0"/>
                <wp:positionH relativeFrom="column">
                  <wp:posOffset>637309</wp:posOffset>
                </wp:positionH>
                <wp:positionV relativeFrom="paragraph">
                  <wp:posOffset>79260</wp:posOffset>
                </wp:positionV>
                <wp:extent cx="2327564" cy="0"/>
                <wp:effectExtent l="0" t="12700" r="22225" b="12700"/>
                <wp:wrapNone/>
                <wp:docPr id="53" name="Straight Connector 5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C708B37" id="Straight Connector 53"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2814F5ED" w14:textId="5CEAAD2A"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 xml:space="preserve">FERPA vs HIPAA: Both protect sensitive records — FERPA for student data, HIPAA for health data. For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the principle applies to dealership and customer records, which must be safeguarded with confidentiality and access controls.</w:t>
      </w:r>
    </w:p>
    <w:p w14:paraId="472B53EC" w14:textId="5E5436E1"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 xml:space="preserve">FINRA: Ensures financial institutions retain records of transactions and communications. For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this parallels the need to retain dealership finance and accounting records, including chat logs and transaction histories.</w:t>
      </w:r>
    </w:p>
    <w:p w14:paraId="643F61DE" w14:textId="3C7D6451"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 xml:space="preserve">GLBA: Protects customer financial data.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xml:space="preserve"> must apply similar safeguards to customer financing and payment information processed through its platforms.</w:t>
      </w:r>
    </w:p>
    <w:p w14:paraId="6E9A7962" w14:textId="21C81DC8"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 xml:space="preserve">SOX: As a publicly traded company,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xml:space="preserve"> must ensure accurate financial reporting and internal controls, especially in its accounting and ERP modules.</w:t>
      </w:r>
    </w:p>
    <w:p w14:paraId="372F887B" w14:textId="39830FBA" w:rsidR="00D76D0B" w:rsidRPr="00D76D0B" w:rsidRDefault="00D76D0B" w:rsidP="00D76D0B">
      <w:pPr>
        <w:pStyle w:val="ListParagraph"/>
        <w:numPr>
          <w:ilvl w:val="0"/>
          <w:numId w:val="57"/>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MPAA: While media</w:t>
      </w:r>
      <w:r w:rsidRPr="00D76D0B">
        <w:rPr>
          <w:rFonts w:ascii="Avenir Next" w:eastAsia="Times New Roman" w:hAnsi="Avenir Next" w:cs="Open Sans"/>
          <w:color w:val="3B3838" w:themeColor="background2" w:themeShade="40"/>
        </w:rPr>
        <w:noBreakHyphen/>
        <w:t xml:space="preserve">focused, the principle applies to </w:t>
      </w:r>
      <w:proofErr w:type="spellStart"/>
      <w:r w:rsidRPr="00D76D0B">
        <w:rPr>
          <w:rFonts w:ascii="Avenir Next" w:eastAsia="Times New Roman" w:hAnsi="Avenir Next" w:cs="Open Sans"/>
          <w:color w:val="3B3838" w:themeColor="background2" w:themeShade="40"/>
        </w:rPr>
        <w:t>Keyloop’s</w:t>
      </w:r>
      <w:proofErr w:type="spellEnd"/>
      <w:r w:rsidRPr="00D76D0B">
        <w:rPr>
          <w:rFonts w:ascii="Avenir Next" w:eastAsia="Times New Roman" w:hAnsi="Avenir Next" w:cs="Open Sans"/>
          <w:color w:val="3B3838" w:themeColor="background2" w:themeShade="40"/>
        </w:rPr>
        <w:t xml:space="preserve"> intellectual property (software code, proprietary algorithms), which must be protected against piracy and misuse.</w:t>
      </w:r>
    </w:p>
    <w:p w14:paraId="76F246F6" w14:textId="77777777" w:rsidR="00F93206" w:rsidRDefault="00F93206" w:rsidP="00F93206">
      <w:pPr>
        <w:ind w:left="1260" w:right="900"/>
        <w:rPr>
          <w:rFonts w:ascii="Avenir Next" w:eastAsia="Times New Roman" w:hAnsi="Avenir Next" w:cs="Open Sans"/>
          <w:color w:val="3B3838" w:themeColor="background2" w:themeShade="40"/>
        </w:rPr>
      </w:pPr>
    </w:p>
    <w:p w14:paraId="5B4EBBE4" w14:textId="77777777" w:rsidR="00F93206" w:rsidRDefault="00F93206" w:rsidP="00F93206">
      <w:pPr>
        <w:ind w:left="1260" w:right="900"/>
        <w:rPr>
          <w:rFonts w:ascii="Avenir Next" w:eastAsia="Times New Roman" w:hAnsi="Avenir Next" w:cs="Open Sans"/>
          <w:color w:val="3B3838" w:themeColor="background2" w:themeShade="40"/>
        </w:rPr>
      </w:pPr>
    </w:p>
    <w:p w14:paraId="4D36C755" w14:textId="77777777" w:rsidR="00F93206" w:rsidRDefault="00F93206" w:rsidP="00F93206">
      <w:pPr>
        <w:ind w:left="1260" w:right="900"/>
        <w:rPr>
          <w:rFonts w:ascii="Avenir Next" w:eastAsia="Times New Roman" w:hAnsi="Avenir Next" w:cs="Open Sans"/>
          <w:color w:val="3B3838" w:themeColor="background2" w:themeShade="40"/>
        </w:rPr>
      </w:pPr>
    </w:p>
    <w:p w14:paraId="4989F473" w14:textId="77777777" w:rsidR="00F93206" w:rsidRDefault="00F93206" w:rsidP="00F93206">
      <w:pPr>
        <w:ind w:left="1260" w:right="900"/>
        <w:rPr>
          <w:rFonts w:ascii="Avenir Next" w:eastAsia="Times New Roman" w:hAnsi="Avenir Next" w:cs="Open Sans"/>
          <w:color w:val="3B3838" w:themeColor="background2" w:themeShade="40"/>
        </w:rPr>
      </w:pPr>
    </w:p>
    <w:p w14:paraId="4C73C12F"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International Standards</w:t>
      </w:r>
    </w:p>
    <w:p w14:paraId="0FC70703"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8288" behindDoc="0" locked="0" layoutInCell="1" allowOverlap="1" wp14:anchorId="03808BD4" wp14:editId="7580E3B5">
                <wp:simplePos x="0" y="0"/>
                <wp:positionH relativeFrom="column">
                  <wp:posOffset>637309</wp:posOffset>
                </wp:positionH>
                <wp:positionV relativeFrom="paragraph">
                  <wp:posOffset>79260</wp:posOffset>
                </wp:positionV>
                <wp:extent cx="2327564" cy="0"/>
                <wp:effectExtent l="0" t="12700" r="22225" b="12700"/>
                <wp:wrapNone/>
                <wp:docPr id="54" name="Straight Connector 54"/>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6158D1F" id="Straight Connector 54"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0AB262F6" w14:textId="352CC373" w:rsidR="00F93206" w:rsidRDefault="00D76D0B" w:rsidP="00D76D0B">
      <w:pPr>
        <w:ind w:left="1260"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 xml:space="preserve">Standards such as </w:t>
      </w:r>
      <w:r w:rsidRPr="00D76D0B">
        <w:rPr>
          <w:rFonts w:ascii="Avenir Next" w:eastAsia="Times New Roman" w:hAnsi="Avenir Next" w:cs="Open Sans"/>
          <w:b/>
          <w:bCs/>
          <w:color w:val="3B3838" w:themeColor="background2" w:themeShade="40"/>
        </w:rPr>
        <w:t>ISO/IEC 27001</w:t>
      </w:r>
      <w:r w:rsidRPr="00D76D0B">
        <w:rPr>
          <w:rFonts w:ascii="Avenir Next" w:eastAsia="Times New Roman" w:hAnsi="Avenir Next" w:cs="Open Sans"/>
          <w:color w:val="3B3838" w:themeColor="background2" w:themeShade="40"/>
        </w:rPr>
        <w:t xml:space="preserve"> provide a globally recognized framework for information security management. By aligning with these, </w:t>
      </w:r>
      <w:proofErr w:type="spellStart"/>
      <w:r w:rsidRPr="00D76D0B">
        <w:rPr>
          <w:rFonts w:ascii="Avenir Next" w:eastAsia="Times New Roman" w:hAnsi="Avenir Next" w:cs="Open Sans"/>
          <w:color w:val="3B3838" w:themeColor="background2" w:themeShade="40"/>
        </w:rPr>
        <w:t>Keyloop</w:t>
      </w:r>
      <w:proofErr w:type="spellEnd"/>
      <w:r w:rsidRPr="00D76D0B">
        <w:rPr>
          <w:rFonts w:ascii="Avenir Next" w:eastAsia="Times New Roman" w:hAnsi="Avenir Next" w:cs="Open Sans"/>
          <w:color w:val="3B3838" w:themeColor="background2" w:themeShade="40"/>
        </w:rPr>
        <w:t xml:space="preserve"> ensures consistent compliance across </w:t>
      </w:r>
      <w:r w:rsidRPr="00D76D0B">
        <w:rPr>
          <w:rFonts w:ascii="Avenir Next" w:eastAsia="Times New Roman" w:hAnsi="Avenir Next" w:cs="Open Sans"/>
          <w:b/>
          <w:bCs/>
          <w:color w:val="3B3838" w:themeColor="background2" w:themeShade="40"/>
        </w:rPr>
        <w:t>India, UK, South Africa</w:t>
      </w:r>
      <w:r w:rsidRPr="00D76D0B">
        <w:rPr>
          <w:rFonts w:ascii="Avenir Next" w:eastAsia="Times New Roman" w:hAnsi="Avenir Next" w:cs="Open Sans"/>
          <w:color w:val="3B3838" w:themeColor="background2" w:themeShade="40"/>
        </w:rPr>
        <w:t xml:space="preserve">, and OEM regions like </w:t>
      </w:r>
      <w:r w:rsidRPr="00D76D0B">
        <w:rPr>
          <w:rFonts w:ascii="Avenir Next" w:eastAsia="Times New Roman" w:hAnsi="Avenir Next" w:cs="Open Sans"/>
          <w:b/>
          <w:bCs/>
          <w:color w:val="3B3838" w:themeColor="background2" w:themeShade="40"/>
        </w:rPr>
        <w:t>Germany</w:t>
      </w:r>
      <w:r w:rsidRPr="00D76D0B">
        <w:rPr>
          <w:rFonts w:ascii="Avenir Next" w:eastAsia="Times New Roman" w:hAnsi="Avenir Next" w:cs="Open Sans"/>
          <w:color w:val="3B3838" w:themeColor="background2" w:themeShade="40"/>
        </w:rPr>
        <w:t>, simplifying audits and reinforcing customer trust.</w:t>
      </w:r>
    </w:p>
    <w:p w14:paraId="788B39D3" w14:textId="77777777" w:rsidR="00F93206" w:rsidRDefault="00F93206" w:rsidP="00F93206">
      <w:pPr>
        <w:ind w:left="1260" w:right="900"/>
        <w:rPr>
          <w:rFonts w:ascii="Avenir Next" w:eastAsia="Times New Roman" w:hAnsi="Avenir Next" w:cs="Open Sans"/>
          <w:color w:val="3B3838" w:themeColor="background2" w:themeShade="40"/>
        </w:rPr>
      </w:pPr>
    </w:p>
    <w:p w14:paraId="10365847" w14:textId="77777777" w:rsidR="00F93206" w:rsidRDefault="00F93206" w:rsidP="00F93206">
      <w:pPr>
        <w:ind w:left="1260" w:right="900"/>
        <w:rPr>
          <w:rFonts w:ascii="Avenir Next" w:eastAsia="Times New Roman" w:hAnsi="Avenir Next" w:cs="Open Sans"/>
          <w:color w:val="3B3838" w:themeColor="background2" w:themeShade="40"/>
        </w:rPr>
      </w:pPr>
    </w:p>
    <w:p w14:paraId="36F624BE"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Certifications</w:t>
      </w:r>
    </w:p>
    <w:p w14:paraId="1BEC64D8"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9312" behindDoc="0" locked="0" layoutInCell="1" allowOverlap="1" wp14:anchorId="6CAC9096" wp14:editId="3333B1D2">
                <wp:simplePos x="0" y="0"/>
                <wp:positionH relativeFrom="column">
                  <wp:posOffset>637309</wp:posOffset>
                </wp:positionH>
                <wp:positionV relativeFrom="paragraph">
                  <wp:posOffset>79260</wp:posOffset>
                </wp:positionV>
                <wp:extent cx="2327564" cy="0"/>
                <wp:effectExtent l="0" t="12700" r="22225" b="12700"/>
                <wp:wrapNone/>
                <wp:docPr id="55" name="Straight Connector 55"/>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FC329D5" id="Straight Connector 55"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3C5AF7D6" w14:textId="77777777" w:rsidR="00D76D0B" w:rsidRPr="00D76D0B" w:rsidRDefault="00D76D0B" w:rsidP="00D76D0B">
      <w:pPr>
        <w:pStyle w:val="ListParagraph"/>
        <w:numPr>
          <w:ilvl w:val="0"/>
          <w:numId w:val="61"/>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Confidentiality: Protect dealership and customer data with encryption and role</w:t>
      </w:r>
      <w:r w:rsidRPr="00D76D0B">
        <w:rPr>
          <w:rFonts w:ascii="Cambria Math" w:eastAsia="Times New Roman" w:hAnsi="Cambria Math" w:cs="Cambria Math"/>
          <w:color w:val="3B3838" w:themeColor="background2" w:themeShade="40"/>
        </w:rPr>
        <w:t>‑</w:t>
      </w:r>
      <w:r w:rsidRPr="00D76D0B">
        <w:rPr>
          <w:rFonts w:ascii="Avenir Next" w:eastAsia="Times New Roman" w:hAnsi="Avenir Next" w:cs="Open Sans"/>
          <w:color w:val="3B3838" w:themeColor="background2" w:themeShade="40"/>
        </w:rPr>
        <w:t>based access.</w:t>
      </w:r>
    </w:p>
    <w:p w14:paraId="789F24FF" w14:textId="77777777" w:rsidR="00D76D0B" w:rsidRPr="00D76D0B" w:rsidRDefault="00D76D0B" w:rsidP="00D76D0B">
      <w:pPr>
        <w:pStyle w:val="ListParagraph"/>
        <w:numPr>
          <w:ilvl w:val="0"/>
          <w:numId w:val="61"/>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Integrity: Ensure chat logs and financial records are accurate and unaltered.</w:t>
      </w:r>
    </w:p>
    <w:p w14:paraId="38D84E59" w14:textId="26E8398B" w:rsidR="00F93206" w:rsidRPr="00D76D0B" w:rsidRDefault="00D76D0B" w:rsidP="00D76D0B">
      <w:pPr>
        <w:pStyle w:val="ListParagraph"/>
        <w:numPr>
          <w:ilvl w:val="0"/>
          <w:numId w:val="61"/>
        </w:numPr>
        <w:ind w:right="900"/>
        <w:rPr>
          <w:rFonts w:ascii="Avenir Next" w:eastAsia="Times New Roman" w:hAnsi="Avenir Next" w:cs="Open Sans"/>
          <w:color w:val="3B3838" w:themeColor="background2" w:themeShade="40"/>
        </w:rPr>
      </w:pPr>
      <w:r w:rsidRPr="00D76D0B">
        <w:rPr>
          <w:rFonts w:ascii="Avenir Next" w:eastAsia="Times New Roman" w:hAnsi="Avenir Next" w:cs="Open Sans"/>
          <w:color w:val="3B3838" w:themeColor="background2" w:themeShade="40"/>
        </w:rPr>
        <w:t>Availability: Guarantee that dealership systems and chat services remain accessible during operations.</w:t>
      </w:r>
    </w:p>
    <w:p w14:paraId="58E07D29" w14:textId="77777777" w:rsidR="00F93206" w:rsidRDefault="00F93206" w:rsidP="00F93206">
      <w:pPr>
        <w:ind w:right="900"/>
        <w:rPr>
          <w:rFonts w:ascii="Avenir Next" w:eastAsia="Times New Roman" w:hAnsi="Avenir Next" w:cs="Open Sans"/>
          <w:color w:val="3B3838" w:themeColor="background2" w:themeShade="40"/>
        </w:rPr>
      </w:pPr>
    </w:p>
    <w:p w14:paraId="6667B7FF" w14:textId="77777777" w:rsidR="00C65291" w:rsidRDefault="00C65291" w:rsidP="00F93206">
      <w:pPr>
        <w:ind w:right="900"/>
        <w:rPr>
          <w:rFonts w:ascii="Avenir Next" w:eastAsia="Times New Roman" w:hAnsi="Avenir Next" w:cs="Open Sans"/>
          <w:color w:val="3B3838" w:themeColor="background2" w:themeShade="40"/>
        </w:rPr>
      </w:pPr>
    </w:p>
    <w:p w14:paraId="145BF012" w14:textId="77777777" w:rsidR="00C65291" w:rsidRDefault="00C65291" w:rsidP="00F93206">
      <w:pPr>
        <w:ind w:right="900"/>
        <w:rPr>
          <w:rFonts w:ascii="Avenir Next" w:eastAsia="Times New Roman" w:hAnsi="Avenir Next" w:cs="Open Sans"/>
          <w:color w:val="3B3838" w:themeColor="background2" w:themeShade="40"/>
        </w:rPr>
      </w:pPr>
    </w:p>
    <w:p w14:paraId="372E6D21" w14:textId="77777777" w:rsidR="00F93206" w:rsidRDefault="00F93206" w:rsidP="00F93206">
      <w:pPr>
        <w:ind w:left="1260" w:right="900"/>
        <w:rPr>
          <w:rFonts w:ascii="Avenir Next" w:eastAsia="Times New Roman" w:hAnsi="Avenir Next" w:cs="Open Sans"/>
          <w:color w:val="3B3838" w:themeColor="background2" w:themeShade="40"/>
        </w:rPr>
      </w:pPr>
    </w:p>
    <w:p w14:paraId="0B1D5FA9" w14:textId="77777777" w:rsidR="00F93206" w:rsidRPr="00980ACC" w:rsidRDefault="00F93206" w:rsidP="00F93206">
      <w:pPr>
        <w:tabs>
          <w:tab w:val="left" w:pos="1811"/>
        </w:tabs>
        <w:ind w:right="900"/>
        <w:rPr>
          <w:rFonts w:ascii="Avenir Next Demi Bold" w:hAnsi="Avenir Next Demi Bold"/>
        </w:rPr>
      </w:pPr>
      <w:r w:rsidRPr="00F01F11">
        <w:rPr>
          <w:rFonts w:ascii="Avenir Next Demi Bold" w:hAnsi="Avenir Next Demi Bold"/>
          <w:noProof/>
        </w:rPr>
        <mc:AlternateContent>
          <mc:Choice Requires="wps">
            <w:drawing>
              <wp:anchor distT="0" distB="0" distL="114300" distR="114300" simplePos="0" relativeHeight="251784192" behindDoc="0" locked="0" layoutInCell="1" allowOverlap="1" wp14:anchorId="61398B58" wp14:editId="77A3A8CD">
                <wp:simplePos x="0" y="0"/>
                <wp:positionH relativeFrom="column">
                  <wp:posOffset>7082155</wp:posOffset>
                </wp:positionH>
                <wp:positionV relativeFrom="paragraph">
                  <wp:posOffset>6704965</wp:posOffset>
                </wp:positionV>
                <wp:extent cx="457200" cy="457200"/>
                <wp:effectExtent l="0" t="0" r="0" b="0"/>
                <wp:wrapNone/>
                <wp:docPr id="56" name="Rectangle 56"/>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7FACC" id="Rectangle 56" o:spid="_x0000_s1026" style="position:absolute;margin-left:557.65pt;margin-top:527.95pt;width:36pt;height:3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" fillcolor="white [3212]" stroked="f" strokeweight="1pt"/>
            </w:pict>
          </mc:Fallback>
        </mc:AlternateContent>
      </w:r>
    </w:p>
    <w:p w14:paraId="00EB939D"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Security Concerns, Measures, and Concepts</w:t>
      </w:r>
    </w:p>
    <w:p w14:paraId="688AB0DE"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90336" behindDoc="0" locked="0" layoutInCell="1" allowOverlap="1" wp14:anchorId="5C8FA7A6" wp14:editId="0E1F69CB">
                <wp:simplePos x="0" y="0"/>
                <wp:positionH relativeFrom="column">
                  <wp:posOffset>636905</wp:posOffset>
                </wp:positionH>
                <wp:positionV relativeFrom="paragraph">
                  <wp:posOffset>78740</wp:posOffset>
                </wp:positionV>
                <wp:extent cx="3566160" cy="0"/>
                <wp:effectExtent l="0" t="12700" r="15240" b="12700"/>
                <wp:wrapNone/>
                <wp:docPr id="58" name="Straight Connector 58"/>
                <wp:cNvGraphicFramePr/>
                <a:graphic xmlns:a="http://schemas.openxmlformats.org/drawingml/2006/main">
                  <a:graphicData uri="http://schemas.microsoft.com/office/word/2010/wordprocessingShape">
                    <wps:wsp>
                      <wps:cNvCnPr/>
                      <wps:spPr>
                        <a:xfrm>
                          <a:off x="0" y="0"/>
                          <a:ext cx="356616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9426A" id="Straight Connector 58"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5pt,6.2pt" to="330.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yXnAEAAJQDAAAOAAAAZHJzL2Uyb0RvYy54bWysU9uO0zAQfUfiHyy/06RFVC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" strokecolor="#4472c4 [3204]" strokeweight="1.5pt">
                <v:stroke joinstyle="miter"/>
              </v:line>
            </w:pict>
          </mc:Fallback>
        </mc:AlternateContent>
      </w:r>
    </w:p>
    <w:p w14:paraId="67EB3C78" w14:textId="77777777" w:rsidR="00C65291" w:rsidRPr="00C65291" w:rsidRDefault="00C65291" w:rsidP="00C65291">
      <w:pPr>
        <w:ind w:left="270" w:right="900" w:firstLine="720"/>
        <w:rPr>
          <w:rFonts w:ascii="Avenir Next" w:eastAsia="Times New Roman" w:hAnsi="Avenir Next" w:cs="Open Sans"/>
          <w:color w:val="3B3838" w:themeColor="background2" w:themeShade="40"/>
        </w:rPr>
      </w:pPr>
      <w:proofErr w:type="spellStart"/>
      <w:r w:rsidRPr="00C65291">
        <w:rPr>
          <w:rFonts w:ascii="Avenir Next" w:eastAsia="Times New Roman" w:hAnsi="Avenir Next" w:cs="Open Sans"/>
          <w:color w:val="3B3838" w:themeColor="background2" w:themeShade="40"/>
        </w:rPr>
        <w:t>Keyloop’s</w:t>
      </w:r>
      <w:proofErr w:type="spellEnd"/>
      <w:r w:rsidRPr="00C65291">
        <w:rPr>
          <w:rFonts w:ascii="Avenir Next" w:eastAsia="Times New Roman" w:hAnsi="Avenir Next" w:cs="Open Sans"/>
          <w:color w:val="3B3838" w:themeColor="background2" w:themeShade="40"/>
        </w:rPr>
        <w:t xml:space="preserve"> cloud operations must include:</w:t>
      </w:r>
    </w:p>
    <w:p w14:paraId="467BB98F" w14:textId="77777777" w:rsidR="00C65291" w:rsidRPr="00C65291" w:rsidRDefault="00C65291" w:rsidP="00C65291">
      <w:pPr>
        <w:pStyle w:val="ListParagraph"/>
        <w:numPr>
          <w:ilvl w:val="0"/>
          <w:numId w:val="61"/>
        </w:numPr>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Encryption (data at rest and in transit).</w:t>
      </w:r>
    </w:p>
    <w:p w14:paraId="138A875B" w14:textId="77777777" w:rsidR="00C65291" w:rsidRPr="00C65291" w:rsidRDefault="00C65291" w:rsidP="00C65291">
      <w:pPr>
        <w:pStyle w:val="ListParagraph"/>
        <w:numPr>
          <w:ilvl w:val="0"/>
          <w:numId w:val="61"/>
        </w:numPr>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Access controls (least privilege, RBAC).</w:t>
      </w:r>
    </w:p>
    <w:p w14:paraId="447770D2" w14:textId="77777777" w:rsidR="00C65291" w:rsidRPr="00C65291" w:rsidRDefault="00C65291" w:rsidP="00C65291">
      <w:pPr>
        <w:pStyle w:val="ListParagraph"/>
        <w:numPr>
          <w:ilvl w:val="0"/>
          <w:numId w:val="61"/>
        </w:numPr>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Auditing and monitoring (to detect unauthorized access).</w:t>
      </w:r>
    </w:p>
    <w:p w14:paraId="352FFC0F" w14:textId="77777777" w:rsidR="00C65291" w:rsidRPr="00C65291" w:rsidRDefault="00C65291" w:rsidP="00C65291">
      <w:pPr>
        <w:pStyle w:val="ListParagraph"/>
        <w:numPr>
          <w:ilvl w:val="0"/>
          <w:numId w:val="61"/>
        </w:numPr>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Incident response plans (to handle breaches quickly).</w:t>
      </w:r>
    </w:p>
    <w:p w14:paraId="17926D08" w14:textId="77777777" w:rsidR="00D923DB" w:rsidRDefault="00D923DB" w:rsidP="00B12AF5">
      <w:pPr>
        <w:tabs>
          <w:tab w:val="left" w:pos="1811"/>
        </w:tabs>
        <w:ind w:right="900"/>
        <w:rPr>
          <w:rFonts w:ascii="Avenir Next Demi Bold" w:hAnsi="Avenir Next Demi Bold"/>
        </w:rPr>
      </w:pPr>
    </w:p>
    <w:p w14:paraId="587D3E1E" w14:textId="30A4204F" w:rsidR="00C65291" w:rsidRPr="00C65291" w:rsidRDefault="00C65291" w:rsidP="00C65291">
      <w:pPr>
        <w:ind w:left="990" w:right="900"/>
        <w:rPr>
          <w:rFonts w:ascii="Avenir Next Demi Bold" w:hAnsi="Avenir Next Demi Bold"/>
          <w:b/>
          <w:bCs/>
          <w:color w:val="3B3838" w:themeColor="background2" w:themeShade="40"/>
          <w:sz w:val="28"/>
          <w:szCs w:val="28"/>
        </w:rPr>
      </w:pPr>
      <w:r w:rsidRPr="00C65291">
        <w:rPr>
          <w:rFonts w:ascii="Avenir Next Demi Bold" w:hAnsi="Avenir Next Demi Bold"/>
          <w:b/>
          <w:bCs/>
          <w:color w:val="3B3838" w:themeColor="background2" w:themeShade="40"/>
          <w:sz w:val="28"/>
          <w:szCs w:val="28"/>
        </w:rPr>
        <w:t>Threats and Vulnerabilities</w:t>
      </w:r>
    </w:p>
    <w:p w14:paraId="57C4EBB3" w14:textId="77777777" w:rsidR="00C65291" w:rsidRPr="00C65291" w:rsidRDefault="00C65291" w:rsidP="00C65291">
      <w:pPr>
        <w:pStyle w:val="ListParagraph"/>
        <w:numPr>
          <w:ilvl w:val="0"/>
          <w:numId w:val="61"/>
        </w:numPr>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Threat example: A hacker attempting to intercept dealership chat communications.</w:t>
      </w:r>
    </w:p>
    <w:p w14:paraId="389313F6" w14:textId="77777777" w:rsidR="00C65291" w:rsidRPr="00C65291" w:rsidRDefault="00C65291" w:rsidP="00C65291">
      <w:pPr>
        <w:pStyle w:val="ListParagraph"/>
        <w:numPr>
          <w:ilvl w:val="0"/>
          <w:numId w:val="61"/>
        </w:numPr>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Difference: A threat is the external danger (e.g., hacker), while a vulnerability is the internal weakness (e.g., unencrypted chat logs).</w:t>
      </w:r>
    </w:p>
    <w:p w14:paraId="6147033E" w14:textId="77777777" w:rsidR="00D923DB" w:rsidRPr="00C65291" w:rsidRDefault="00D923DB" w:rsidP="00C65291">
      <w:pPr>
        <w:ind w:left="990" w:right="900"/>
        <w:rPr>
          <w:rFonts w:ascii="Avenir Next Demi Bold" w:hAnsi="Avenir Next Demi Bold"/>
          <w:b/>
          <w:bCs/>
          <w:color w:val="3B3838" w:themeColor="background2" w:themeShade="40"/>
          <w:sz w:val="28"/>
          <w:szCs w:val="28"/>
        </w:rPr>
      </w:pPr>
    </w:p>
    <w:p w14:paraId="1CA14E5C" w14:textId="77777777" w:rsidR="00C65291" w:rsidRPr="00C65291" w:rsidRDefault="00C65291" w:rsidP="00C65291">
      <w:pPr>
        <w:ind w:left="990" w:right="900"/>
        <w:rPr>
          <w:rFonts w:ascii="Avenir Next Demi Bold" w:hAnsi="Avenir Next Demi Bold"/>
          <w:b/>
          <w:bCs/>
          <w:color w:val="3B3838" w:themeColor="background2" w:themeShade="40"/>
          <w:sz w:val="28"/>
          <w:szCs w:val="28"/>
        </w:rPr>
      </w:pPr>
      <w:r w:rsidRPr="00C65291">
        <w:rPr>
          <w:rFonts w:ascii="Avenir Next Demi Bold" w:hAnsi="Avenir Next Demi Bold"/>
          <w:b/>
          <w:bCs/>
          <w:color w:val="3B3838" w:themeColor="background2" w:themeShade="40"/>
          <w:sz w:val="28"/>
          <w:szCs w:val="28"/>
        </w:rPr>
        <w:t>Security Assessment Tools</w:t>
      </w:r>
    </w:p>
    <w:p w14:paraId="7347E986" w14:textId="77777777" w:rsidR="00C65291" w:rsidRPr="00C65291" w:rsidRDefault="00C65291" w:rsidP="00C65291">
      <w:pPr>
        <w:ind w:left="990" w:right="900"/>
        <w:rPr>
          <w:rFonts w:ascii="Avenir Next" w:eastAsia="Times New Roman" w:hAnsi="Avenir Next" w:cs="Open Sans"/>
          <w:color w:val="3B3838" w:themeColor="background2" w:themeShade="40"/>
        </w:rPr>
      </w:pPr>
      <w:proofErr w:type="spellStart"/>
      <w:r w:rsidRPr="00C65291">
        <w:rPr>
          <w:rFonts w:ascii="Avenir Next" w:eastAsia="Times New Roman" w:hAnsi="Avenir Next" w:cs="Open Sans"/>
          <w:color w:val="3B3838" w:themeColor="background2" w:themeShade="40"/>
        </w:rPr>
        <w:t>Keyloop</w:t>
      </w:r>
      <w:proofErr w:type="spellEnd"/>
      <w:r w:rsidRPr="00C65291">
        <w:rPr>
          <w:rFonts w:ascii="Avenir Next" w:eastAsia="Times New Roman" w:hAnsi="Avenir Next" w:cs="Open Sans"/>
          <w:color w:val="3B3838" w:themeColor="background2" w:themeShade="40"/>
        </w:rPr>
        <w:t xml:space="preserve"> would use:</w:t>
      </w:r>
    </w:p>
    <w:p w14:paraId="28D6AC2C" w14:textId="77777777" w:rsidR="00C65291" w:rsidRPr="00C65291" w:rsidRDefault="00C65291" w:rsidP="00C65291">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Vulnerability scans (to identify weaknesses in dealership systems).</w:t>
      </w:r>
    </w:p>
    <w:p w14:paraId="4E97DC71" w14:textId="77777777" w:rsidR="00C65291" w:rsidRPr="00C65291" w:rsidRDefault="00C65291" w:rsidP="00C65291">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Penetration tests (to simulate attacks on chat and finance modules).</w:t>
      </w:r>
    </w:p>
    <w:p w14:paraId="32F0A754" w14:textId="77777777" w:rsidR="00C65291" w:rsidRPr="00C65291" w:rsidRDefault="00C65291" w:rsidP="00C65291">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Audits (to verify compliance with GDPR, POPIA, SOX).</w:t>
      </w:r>
    </w:p>
    <w:p w14:paraId="555017E8" w14:textId="77777777" w:rsidR="00C65291" w:rsidRPr="00C65291" w:rsidRDefault="00C65291" w:rsidP="00C65291">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Application scans (to check proprietary software for insecure code).</w:t>
      </w:r>
    </w:p>
    <w:p w14:paraId="23705CAD" w14:textId="77777777" w:rsidR="00C65291" w:rsidRDefault="00C65291" w:rsidP="00C65291">
      <w:pPr>
        <w:tabs>
          <w:tab w:val="num" w:pos="720"/>
        </w:tabs>
        <w:ind w:left="990" w:right="900"/>
        <w:rPr>
          <w:rFonts w:ascii="Avenir Next Demi Bold" w:hAnsi="Avenir Next Demi Bold"/>
          <w:color w:val="3B3838" w:themeColor="background2" w:themeShade="40"/>
          <w:sz w:val="28"/>
          <w:szCs w:val="28"/>
        </w:rPr>
      </w:pPr>
    </w:p>
    <w:p w14:paraId="75C168E7" w14:textId="77777777" w:rsidR="00C65291" w:rsidRPr="00C65291" w:rsidRDefault="00C65291" w:rsidP="00C65291">
      <w:pPr>
        <w:ind w:left="990" w:right="900"/>
        <w:rPr>
          <w:rFonts w:ascii="Avenir Next Demi Bold" w:hAnsi="Avenir Next Demi Bold"/>
          <w:b/>
          <w:bCs/>
          <w:color w:val="3B3838" w:themeColor="background2" w:themeShade="40"/>
          <w:sz w:val="28"/>
          <w:szCs w:val="28"/>
        </w:rPr>
      </w:pPr>
      <w:r w:rsidRPr="00C65291">
        <w:rPr>
          <w:rFonts w:ascii="Avenir Next Demi Bold" w:hAnsi="Avenir Next Demi Bold"/>
          <w:b/>
          <w:bCs/>
          <w:color w:val="3B3838" w:themeColor="background2" w:themeShade="40"/>
          <w:sz w:val="28"/>
          <w:szCs w:val="28"/>
        </w:rPr>
        <w:t>Data Security Categories</w:t>
      </w:r>
    </w:p>
    <w:p w14:paraId="17E25809" w14:textId="77777777" w:rsidR="00C65291" w:rsidRPr="00C65291" w:rsidRDefault="00C65291" w:rsidP="00C65291">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Public: Marketing material and dealership brochures.</w:t>
      </w:r>
    </w:p>
    <w:p w14:paraId="0C69BAA5" w14:textId="77777777" w:rsidR="00C65291" w:rsidRPr="00C65291" w:rsidRDefault="00C65291" w:rsidP="00C65291">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Private: Internal HR records (e.g., staff bonus lists).</w:t>
      </w:r>
    </w:p>
    <w:p w14:paraId="4A392522" w14:textId="654F1661" w:rsidR="00D923DB" w:rsidRDefault="00C65291" w:rsidP="00C65291">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Sensitive: Admin passwords, dealership financial records, and network diagrams.</w:t>
      </w:r>
    </w:p>
    <w:p w14:paraId="3DDBC8AC" w14:textId="77777777" w:rsidR="00C65291" w:rsidRDefault="00C65291" w:rsidP="00C65291">
      <w:pPr>
        <w:ind w:left="990" w:right="900"/>
        <w:rPr>
          <w:rFonts w:ascii="Avenir Next" w:eastAsia="Times New Roman" w:hAnsi="Avenir Next" w:cs="Open Sans"/>
          <w:color w:val="3B3838" w:themeColor="background2" w:themeShade="40"/>
        </w:rPr>
      </w:pPr>
    </w:p>
    <w:p w14:paraId="7B88DF63" w14:textId="77777777" w:rsidR="00C65291" w:rsidRPr="00C65291" w:rsidRDefault="00C65291" w:rsidP="00C65291">
      <w:pPr>
        <w:ind w:left="990" w:right="900"/>
        <w:rPr>
          <w:rFonts w:ascii="Avenir Next Demi Bold" w:hAnsi="Avenir Next Demi Bold"/>
          <w:b/>
          <w:bCs/>
          <w:color w:val="3B3838" w:themeColor="background2" w:themeShade="40"/>
          <w:sz w:val="28"/>
          <w:szCs w:val="28"/>
        </w:rPr>
      </w:pPr>
      <w:r w:rsidRPr="00C65291">
        <w:rPr>
          <w:rFonts w:ascii="Avenir Next Demi Bold" w:hAnsi="Avenir Next Demi Bold"/>
          <w:b/>
          <w:bCs/>
          <w:color w:val="3B3838" w:themeColor="background2" w:themeShade="40"/>
          <w:sz w:val="28"/>
          <w:szCs w:val="28"/>
        </w:rPr>
        <w:t>Access vs Authorization</w:t>
      </w:r>
    </w:p>
    <w:p w14:paraId="4CEEDF63" w14:textId="77777777" w:rsidR="00C65291" w:rsidRPr="00C65291" w:rsidRDefault="00C65291" w:rsidP="001B13D6">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Access: The ability to reach dealership systems or chat logs.</w:t>
      </w:r>
    </w:p>
    <w:p w14:paraId="02FCADB6" w14:textId="77777777" w:rsidR="00C65291" w:rsidRPr="00C65291" w:rsidRDefault="00C65291" w:rsidP="001B13D6">
      <w:pPr>
        <w:pStyle w:val="ListParagraph"/>
        <w:numPr>
          <w:ilvl w:val="0"/>
          <w:numId w:val="61"/>
        </w:numPr>
        <w:tabs>
          <w:tab w:val="num" w:pos="720"/>
        </w:tabs>
        <w:ind w:right="900"/>
        <w:rPr>
          <w:rFonts w:ascii="Avenir Next" w:eastAsia="Times New Roman" w:hAnsi="Avenir Next" w:cs="Open Sans"/>
          <w:color w:val="3B3838" w:themeColor="background2" w:themeShade="40"/>
        </w:rPr>
      </w:pPr>
      <w:r w:rsidRPr="00C65291">
        <w:rPr>
          <w:rFonts w:ascii="Avenir Next" w:eastAsia="Times New Roman" w:hAnsi="Avenir Next" w:cs="Open Sans"/>
          <w:color w:val="3B3838" w:themeColor="background2" w:themeShade="40"/>
        </w:rPr>
        <w:t>Authorization: The specific permissions granted (e.g., finance staff can view transactions but not alter system configurations).</w:t>
      </w:r>
    </w:p>
    <w:p w14:paraId="2F9ACC45" w14:textId="77777777" w:rsidR="00C65291" w:rsidRPr="00C65291" w:rsidRDefault="00C65291" w:rsidP="00C65291">
      <w:pPr>
        <w:ind w:left="990" w:right="900"/>
        <w:rPr>
          <w:rFonts w:ascii="Avenir Next" w:eastAsia="Times New Roman" w:hAnsi="Avenir Next" w:cs="Open Sans"/>
          <w:color w:val="3B3838" w:themeColor="background2" w:themeShade="40"/>
        </w:rPr>
      </w:pPr>
    </w:p>
    <w:p w14:paraId="2CB9E037" w14:textId="77777777" w:rsidR="00D923DB" w:rsidRDefault="00D923DB" w:rsidP="00B12AF5">
      <w:pPr>
        <w:tabs>
          <w:tab w:val="left" w:pos="1811"/>
        </w:tabs>
        <w:ind w:right="900"/>
        <w:rPr>
          <w:rFonts w:ascii="Avenir Next Demi Bold" w:hAnsi="Avenir Next Demi Bold"/>
        </w:rPr>
      </w:pPr>
    </w:p>
    <w:p w14:paraId="0A4313F7" w14:textId="77777777" w:rsidR="00D923DB" w:rsidRDefault="00D923DB" w:rsidP="00B12AF5">
      <w:pPr>
        <w:tabs>
          <w:tab w:val="left" w:pos="1811"/>
        </w:tabs>
        <w:ind w:right="900"/>
        <w:rPr>
          <w:rFonts w:ascii="Avenir Next Demi Bold" w:hAnsi="Avenir Next Demi Bold"/>
        </w:rPr>
      </w:pPr>
    </w:p>
    <w:p w14:paraId="209A0AED" w14:textId="77777777" w:rsidR="00D923DB" w:rsidRDefault="00D923DB" w:rsidP="00B12AF5">
      <w:pPr>
        <w:tabs>
          <w:tab w:val="left" w:pos="1811"/>
        </w:tabs>
        <w:ind w:right="900"/>
        <w:rPr>
          <w:rFonts w:ascii="Avenir Next Demi Bold" w:hAnsi="Avenir Next Demi Bold"/>
        </w:rPr>
      </w:pPr>
    </w:p>
    <w:p w14:paraId="6C8669AD" w14:textId="77777777" w:rsidR="00D923DB" w:rsidRDefault="00D923DB" w:rsidP="00B12AF5">
      <w:pPr>
        <w:tabs>
          <w:tab w:val="left" w:pos="1811"/>
        </w:tabs>
        <w:ind w:right="900"/>
        <w:rPr>
          <w:rFonts w:ascii="Avenir Next Demi Bold" w:hAnsi="Avenir Next Demi Bold"/>
        </w:rPr>
      </w:pPr>
    </w:p>
    <w:p w14:paraId="039CFA72" w14:textId="77777777" w:rsidR="00D923DB" w:rsidRDefault="00D923DB" w:rsidP="00B12AF5">
      <w:pPr>
        <w:tabs>
          <w:tab w:val="left" w:pos="1811"/>
        </w:tabs>
        <w:ind w:right="900"/>
        <w:rPr>
          <w:rFonts w:ascii="Avenir Next Demi Bold" w:hAnsi="Avenir Next Demi Bold"/>
        </w:rPr>
      </w:pPr>
    </w:p>
    <w:p w14:paraId="1FC282AD" w14:textId="77777777" w:rsidR="00D923DB" w:rsidRDefault="00D923DB" w:rsidP="00B12AF5">
      <w:pPr>
        <w:tabs>
          <w:tab w:val="left" w:pos="1811"/>
        </w:tabs>
        <w:ind w:right="900"/>
        <w:rPr>
          <w:rFonts w:ascii="Avenir Next Demi Bold" w:hAnsi="Avenir Next Demi Bold"/>
        </w:rPr>
      </w:pPr>
    </w:p>
    <w:p w14:paraId="3FDD826C" w14:textId="77777777" w:rsidR="00D923DB" w:rsidRDefault="00D923DB" w:rsidP="00B12AF5">
      <w:pPr>
        <w:tabs>
          <w:tab w:val="left" w:pos="1811"/>
        </w:tabs>
        <w:ind w:right="900"/>
        <w:rPr>
          <w:rFonts w:ascii="Avenir Next Demi Bold" w:hAnsi="Avenir Next Demi Bold"/>
        </w:rPr>
      </w:pPr>
    </w:p>
    <w:p w14:paraId="6F9204AD" w14:textId="77777777" w:rsidR="00D923DB" w:rsidRDefault="00D923DB" w:rsidP="00B12AF5">
      <w:pPr>
        <w:tabs>
          <w:tab w:val="left" w:pos="1811"/>
        </w:tabs>
        <w:ind w:right="900"/>
        <w:rPr>
          <w:rFonts w:ascii="Avenir Next Demi Bold" w:hAnsi="Avenir Next Demi Bold"/>
        </w:rPr>
      </w:pPr>
    </w:p>
    <w:p w14:paraId="1F7BDE2F" w14:textId="77777777" w:rsidR="00D923DB" w:rsidRDefault="00D923DB" w:rsidP="00B12AF5">
      <w:pPr>
        <w:tabs>
          <w:tab w:val="left" w:pos="1811"/>
        </w:tabs>
        <w:ind w:right="900"/>
        <w:rPr>
          <w:rFonts w:ascii="Avenir Next Demi Bold" w:hAnsi="Avenir Next Demi Bold"/>
        </w:rPr>
      </w:pPr>
    </w:p>
    <w:p w14:paraId="2CC325BB" w14:textId="77777777" w:rsidR="00D923DB" w:rsidRDefault="00D923DB" w:rsidP="00B12AF5">
      <w:pPr>
        <w:tabs>
          <w:tab w:val="left" w:pos="1811"/>
        </w:tabs>
        <w:ind w:right="900"/>
        <w:rPr>
          <w:rFonts w:ascii="Avenir Next Demi Bold" w:hAnsi="Avenir Next Demi Bold"/>
        </w:rPr>
      </w:pPr>
    </w:p>
    <w:p w14:paraId="557A6A06" w14:textId="49D3589A" w:rsidR="00F93206" w:rsidRPr="00772CB3" w:rsidRDefault="00D923DB" w:rsidP="00772CB3">
      <w:pPr>
        <w:tabs>
          <w:tab w:val="left" w:pos="1811"/>
        </w:tabs>
        <w:rPr>
          <w:rFonts w:ascii="Avenir Next Demi Bold" w:hAnsi="Avenir Next Demi Bold"/>
        </w:rPr>
      </w:pPr>
      <w:r>
        <w:rPr>
          <w:noProof/>
        </w:rPr>
        <w:lastRenderedPageBreak/>
        <mc:AlternateContent>
          <mc:Choice Requires="wps">
            <w:drawing>
              <wp:anchor distT="0" distB="0" distL="114300" distR="114300" simplePos="0" relativeHeight="251750400" behindDoc="0" locked="0" layoutInCell="1" allowOverlap="1" wp14:anchorId="078802BE" wp14:editId="3F35BE6C">
                <wp:simplePos x="0" y="0"/>
                <wp:positionH relativeFrom="column">
                  <wp:posOffset>-159385</wp:posOffset>
                </wp:positionH>
                <wp:positionV relativeFrom="page">
                  <wp:posOffset>970915</wp:posOffset>
                </wp:positionV>
                <wp:extent cx="6228080" cy="448056"/>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6228080" cy="448056"/>
                        </a:xfrm>
                        <a:prstGeom prst="rect">
                          <a:avLst/>
                        </a:prstGeom>
                        <a:noFill/>
                        <a:ln w="6350">
                          <a:noFill/>
                        </a:ln>
                      </wps:spPr>
                      <wps:txbx>
                        <w:txbxContent>
                          <w:p w14:paraId="27E01D06" w14:textId="3AA31D83" w:rsidR="00D923DB" w:rsidRPr="0093598C" w:rsidRDefault="00D923DB" w:rsidP="00D923DB">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sidR="00F93206">
                              <w:rPr>
                                <w:rFonts w:ascii="Avenir Next Demi Bold" w:hAnsi="Avenir Next Demi Bold"/>
                                <w:color w:val="2F5496" w:themeColor="accent1" w:themeShade="BF"/>
                                <w:sz w:val="40"/>
                                <w:szCs w:val="40"/>
                              </w:rPr>
                              <w:t>7</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Governance and Risk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78802BE" id="Text Box 12" o:spid="_x0000_s1031" type="#_x0000_t202" style="position:absolute;margin-left:-12.55pt;margin-top:76.45pt;width:490.4pt;height:35.3pt;z-index:251750400;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" filled="f" stroked="f" strokeweight=".5pt">
                <v:textbox style="mso-fit-shape-to-text:t">
                  <w:txbxContent>
                    <w:p w14:paraId="27E01D06" w14:textId="3AA31D83" w:rsidR="00D923DB" w:rsidRPr="0093598C" w:rsidRDefault="00D923DB" w:rsidP="00D923DB">
                      <w:pPr>
                        <w:tabs>
                          <w:tab w:val="left" w:pos="1811"/>
                        </w:tabs>
                        <w:ind w:left="990"/>
                        <w:rPr>
                          <w:rFonts w:ascii="Avenir Next Demi Bold" w:hAnsi="Avenir Next Demi Bold"/>
                          <w:color w:val="2F5496" w:themeColor="accent1" w:themeShade="BF"/>
                          <w:sz w:val="40"/>
                          <w:szCs w:val="40"/>
                        </w:rPr>
                      </w:pPr>
                      <w:r w:rsidRPr="006535DD">
                        <w:rPr>
                          <w:rFonts w:ascii="Avenir Next Demi Bold" w:hAnsi="Avenir Next Demi Bold"/>
                          <w:color w:val="2F5496" w:themeColor="accent1" w:themeShade="BF"/>
                          <w:sz w:val="40"/>
                          <w:szCs w:val="40"/>
                        </w:rPr>
                        <w:t>Milestone #</w:t>
                      </w:r>
                      <w:r w:rsidR="00F93206">
                        <w:rPr>
                          <w:rFonts w:ascii="Avenir Next Demi Bold" w:hAnsi="Avenir Next Demi Bold"/>
                          <w:color w:val="2F5496" w:themeColor="accent1" w:themeShade="BF"/>
                          <w:sz w:val="40"/>
                          <w:szCs w:val="40"/>
                        </w:rPr>
                        <w:t>7</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w:t>
                      </w:r>
                      <w:r w:rsidRPr="006535DD">
                        <w:rPr>
                          <w:rFonts w:ascii="Avenir Next Demi Bold" w:hAnsi="Avenir Next Demi Bold"/>
                          <w:color w:val="2F5496" w:themeColor="accent1" w:themeShade="BF"/>
                          <w:sz w:val="40"/>
                          <w:szCs w:val="40"/>
                        </w:rPr>
                        <w:t xml:space="preserve"> </w:t>
                      </w:r>
                      <w:r>
                        <w:rPr>
                          <w:rFonts w:ascii="Avenir Next Demi Bold" w:hAnsi="Avenir Next Demi Bold"/>
                          <w:color w:val="2F5496" w:themeColor="accent1" w:themeShade="BF"/>
                          <w:sz w:val="40"/>
                          <w:szCs w:val="40"/>
                        </w:rPr>
                        <w:t>Governance and Risk</w:t>
                      </w:r>
                    </w:p>
                  </w:txbxContent>
                </v:textbox>
                <w10:wrap type="square" anchory="page"/>
              </v:shape>
            </w:pict>
          </mc:Fallback>
        </mc:AlternateContent>
      </w:r>
    </w:p>
    <w:p w14:paraId="1221B4DF" w14:textId="77777777" w:rsidR="00126B16" w:rsidRDefault="00126B16" w:rsidP="00F93206">
      <w:pPr>
        <w:ind w:left="990" w:right="900"/>
        <w:rPr>
          <w:rFonts w:ascii="Avenir Next Demi Bold" w:hAnsi="Avenir Next Demi Bold"/>
          <w:b/>
          <w:bCs/>
          <w:color w:val="3B3838" w:themeColor="background2" w:themeShade="40"/>
          <w:sz w:val="28"/>
          <w:szCs w:val="28"/>
        </w:rPr>
      </w:pPr>
    </w:p>
    <w:p w14:paraId="41A8594D" w14:textId="77777777" w:rsidR="00126B16" w:rsidRDefault="00126B16" w:rsidP="00F93206">
      <w:pPr>
        <w:ind w:left="990" w:right="900"/>
        <w:rPr>
          <w:rFonts w:ascii="Avenir Next Demi Bold" w:hAnsi="Avenir Next Demi Bold"/>
          <w:b/>
          <w:bCs/>
          <w:color w:val="3B3838" w:themeColor="background2" w:themeShade="40"/>
          <w:sz w:val="28"/>
          <w:szCs w:val="28"/>
        </w:rPr>
      </w:pPr>
    </w:p>
    <w:p w14:paraId="4F6357D2" w14:textId="77777777" w:rsidR="00126B16" w:rsidRDefault="00126B16" w:rsidP="00F93206">
      <w:pPr>
        <w:ind w:left="990" w:right="900"/>
        <w:rPr>
          <w:rFonts w:ascii="Avenir Next Demi Bold" w:hAnsi="Avenir Next Demi Bold"/>
          <w:b/>
          <w:bCs/>
          <w:color w:val="3B3838" w:themeColor="background2" w:themeShade="40"/>
          <w:sz w:val="28"/>
          <w:szCs w:val="28"/>
        </w:rPr>
      </w:pPr>
    </w:p>
    <w:p w14:paraId="2460D35A" w14:textId="77777777" w:rsidR="00126B16" w:rsidRDefault="00126B16" w:rsidP="00F93206">
      <w:pPr>
        <w:ind w:left="990" w:right="900"/>
        <w:rPr>
          <w:rFonts w:ascii="Avenir Next Demi Bold" w:hAnsi="Avenir Next Demi Bold"/>
          <w:b/>
          <w:bCs/>
          <w:color w:val="3B3838" w:themeColor="background2" w:themeShade="40"/>
          <w:sz w:val="28"/>
          <w:szCs w:val="28"/>
        </w:rPr>
      </w:pPr>
    </w:p>
    <w:p w14:paraId="54423B59" w14:textId="312CF286"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Risk Assessment</w:t>
      </w:r>
    </w:p>
    <w:p w14:paraId="0BEBB700" w14:textId="77777777" w:rsidR="00F93206" w:rsidRPr="00BD1F32" w:rsidRDefault="00F93206" w:rsidP="00F93206">
      <w:pPr>
        <w:ind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78048" behindDoc="0" locked="0" layoutInCell="1" allowOverlap="1" wp14:anchorId="3F138877" wp14:editId="6B6716EB">
                <wp:simplePos x="0" y="0"/>
                <wp:positionH relativeFrom="column">
                  <wp:posOffset>637953</wp:posOffset>
                </wp:positionH>
                <wp:positionV relativeFrom="paragraph">
                  <wp:posOffset>76495</wp:posOffset>
                </wp:positionV>
                <wp:extent cx="2667000" cy="0"/>
                <wp:effectExtent l="0" t="12700" r="12700" b="12700"/>
                <wp:wrapNone/>
                <wp:docPr id="15" name="Straight Connector 15"/>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56332AF" id="Straight Connector 15" o:spid="_x0000_s1026" style="position:absolute;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pt" to="260.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" strokecolor="#4472c4 [3204]" strokeweight="1.5pt">
                <v:stroke joinstyle="miter"/>
              </v:line>
            </w:pict>
          </mc:Fallback>
        </mc:AlternateContent>
      </w:r>
    </w:p>
    <w:p w14:paraId="25FB20B6" w14:textId="77777777" w:rsidR="00A246F5" w:rsidRPr="00A246F5" w:rsidRDefault="00A246F5" w:rsidP="000718F8">
      <w:pPr>
        <w:ind w:left="1260" w:right="900"/>
        <w:rPr>
          <w:rFonts w:ascii="Avenir Next" w:eastAsia="Times New Roman" w:hAnsi="Avenir Next" w:cs="Open Sans"/>
          <w:color w:val="3B3838" w:themeColor="background2" w:themeShade="40"/>
        </w:rPr>
      </w:pPr>
      <w:proofErr w:type="spellStart"/>
      <w:r w:rsidRPr="00A246F5">
        <w:rPr>
          <w:rFonts w:ascii="Avenir Next" w:eastAsia="Times New Roman" w:hAnsi="Avenir Next" w:cs="Open Sans"/>
          <w:color w:val="3B3838" w:themeColor="background2" w:themeShade="40"/>
        </w:rPr>
        <w:t>Keyloop’s</w:t>
      </w:r>
      <w:proofErr w:type="spellEnd"/>
      <w:r w:rsidRPr="00A246F5">
        <w:rPr>
          <w:rFonts w:ascii="Avenir Next" w:eastAsia="Times New Roman" w:hAnsi="Avenir Next" w:cs="Open Sans"/>
          <w:color w:val="3B3838" w:themeColor="background2" w:themeShade="40"/>
        </w:rPr>
        <w:t xml:space="preserve"> assets are divided into tangible and intangible categories:</w:t>
      </w:r>
    </w:p>
    <w:p w14:paraId="2E22A9C7" w14:textId="36F211CD" w:rsidR="00A246F5" w:rsidRPr="00F723C6" w:rsidRDefault="00A246F5" w:rsidP="00F723C6">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Tangible assets:</w:t>
      </w:r>
      <w:r w:rsidRPr="00F723C6">
        <w:rPr>
          <w:rFonts w:ascii="Avenir Next" w:eastAsia="Times New Roman" w:hAnsi="Avenir Next" w:cs="Open Sans"/>
          <w:color w:val="3B3838" w:themeColor="background2" w:themeShade="40"/>
        </w:rPr>
        <w:t xml:space="preserve"> Data centers storing dealership backups, employee laptops, printers, and scanners located on premises or in storage.</w:t>
      </w:r>
    </w:p>
    <w:p w14:paraId="02D811F6" w14:textId="15CE62AB" w:rsidR="00A246F5" w:rsidRPr="00A246F5" w:rsidRDefault="00A246F5" w:rsidP="006805E9">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Intangible assets: Dealer</w:t>
      </w:r>
      <w:r w:rsidRPr="00A246F5">
        <w:rPr>
          <w:rFonts w:ascii="Avenir Next" w:eastAsia="Times New Roman" w:hAnsi="Avenir Next" w:cs="Open Sans"/>
          <w:color w:val="3B3838" w:themeColor="background2" w:themeShade="40"/>
        </w:rPr>
        <w:t xml:space="preserve"> Management Systems (Autoline Drive), CRM platforms, proprietary software, and customer/dealership data</w:t>
      </w:r>
      <w:r w:rsidR="004351BD">
        <w:rPr>
          <w:rFonts w:ascii="Avenir Next" w:eastAsia="Times New Roman" w:hAnsi="Avenir Next" w:cs="Open Sans"/>
          <w:color w:val="3B3838" w:themeColor="background2" w:themeShade="40"/>
        </w:rPr>
        <w:t>.</w:t>
      </w:r>
    </w:p>
    <w:p w14:paraId="3635B59A" w14:textId="304C87CD" w:rsidR="00A246F5" w:rsidRPr="00A246F5" w:rsidRDefault="00A246F5" w:rsidP="000718F8">
      <w:pPr>
        <w:ind w:left="1260" w:right="900"/>
        <w:rPr>
          <w:rFonts w:ascii="Avenir Next" w:eastAsia="Times New Roman" w:hAnsi="Avenir Next" w:cs="Open Sans"/>
          <w:color w:val="3B3838" w:themeColor="background2" w:themeShade="40"/>
        </w:rPr>
      </w:pPr>
      <w:r w:rsidRPr="00A246F5">
        <w:rPr>
          <w:rFonts w:ascii="Avenir Next" w:eastAsia="Times New Roman" w:hAnsi="Avenir Next" w:cs="Open Sans"/>
          <w:color w:val="3B3838" w:themeColor="background2" w:themeShade="40"/>
        </w:rPr>
        <w:t xml:space="preserve">Risks are assessed using both quantitative methods (financial impact of downtime, cost of replacing stolen laptops, penalties for </w:t>
      </w:r>
      <w:r w:rsidR="006805E9" w:rsidRPr="00A246F5">
        <w:rPr>
          <w:rFonts w:ascii="Avenir Next" w:eastAsia="Times New Roman" w:hAnsi="Avenir Next" w:cs="Open Sans"/>
          <w:color w:val="3B3838" w:themeColor="background2" w:themeShade="40"/>
        </w:rPr>
        <w:t>noncompliance</w:t>
      </w:r>
      <w:r w:rsidRPr="00A246F5">
        <w:rPr>
          <w:rFonts w:ascii="Avenir Next" w:eastAsia="Times New Roman" w:hAnsi="Avenir Next" w:cs="Open Sans"/>
          <w:color w:val="3B3838" w:themeColor="background2" w:themeShade="40"/>
        </w:rPr>
        <w:t>) and qualitative methods (loss of customer trust, reputational damage, competitive disadvantage).</w:t>
      </w:r>
      <w:r w:rsidR="004351BD">
        <w:rPr>
          <w:rFonts w:ascii="Avenir Next" w:eastAsia="Times New Roman" w:hAnsi="Avenir Next" w:cs="Open Sans"/>
          <w:color w:val="3B3838" w:themeColor="background2" w:themeShade="40"/>
        </w:rPr>
        <w:br/>
      </w:r>
    </w:p>
    <w:p w14:paraId="4584A75E" w14:textId="77777777" w:rsidR="00A246F5" w:rsidRPr="00A246F5" w:rsidRDefault="00A246F5" w:rsidP="000718F8">
      <w:pPr>
        <w:ind w:left="1260" w:right="900"/>
        <w:rPr>
          <w:rFonts w:ascii="Avenir Next" w:eastAsia="Times New Roman" w:hAnsi="Avenir Next" w:cs="Open Sans"/>
          <w:color w:val="3B3838" w:themeColor="background2" w:themeShade="40"/>
        </w:rPr>
      </w:pPr>
      <w:r w:rsidRPr="00A246F5">
        <w:rPr>
          <w:rFonts w:ascii="Avenir Next" w:eastAsia="Times New Roman" w:hAnsi="Avenir Next" w:cs="Open Sans"/>
          <w:color w:val="3B3838" w:themeColor="background2" w:themeShade="40"/>
        </w:rPr>
        <w:t>Assets are classified into risk levels based on value and probability of threat:</w:t>
      </w:r>
    </w:p>
    <w:p w14:paraId="0D15AA80" w14:textId="22366B2E" w:rsidR="00A246F5" w:rsidRPr="00A246F5" w:rsidRDefault="00A246F5" w:rsidP="006805E9">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Level 5:</w:t>
      </w:r>
      <w:r w:rsidRPr="00A246F5">
        <w:rPr>
          <w:rFonts w:ascii="Avenir Next" w:eastAsia="Times New Roman" w:hAnsi="Avenir Next" w:cs="Open Sans"/>
          <w:color w:val="3B3838" w:themeColor="background2" w:themeShade="40"/>
        </w:rPr>
        <w:t xml:space="preserve"> Data center outage (loss of connectivity halts dealership operations).</w:t>
      </w:r>
    </w:p>
    <w:p w14:paraId="133AB2D1" w14:textId="3CBCAD18" w:rsidR="00A246F5" w:rsidRPr="00A246F5" w:rsidRDefault="00A246F5" w:rsidP="006805E9">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Level 4:</w:t>
      </w:r>
      <w:r w:rsidRPr="00A246F5">
        <w:rPr>
          <w:rFonts w:ascii="Avenir Next" w:eastAsia="Times New Roman" w:hAnsi="Avenir Next" w:cs="Open Sans"/>
          <w:color w:val="3B3838" w:themeColor="background2" w:themeShade="40"/>
        </w:rPr>
        <w:t xml:space="preserve"> Theft of dealership financial records or customer data.</w:t>
      </w:r>
    </w:p>
    <w:p w14:paraId="4DEAA5E3" w14:textId="7179CC62" w:rsidR="00A246F5" w:rsidRPr="00A246F5" w:rsidRDefault="00A246F5" w:rsidP="006805E9">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 xml:space="preserve">Level 3: </w:t>
      </w:r>
      <w:r w:rsidRPr="00A246F5">
        <w:rPr>
          <w:rFonts w:ascii="Avenir Next" w:eastAsia="Times New Roman" w:hAnsi="Avenir Next" w:cs="Open Sans"/>
          <w:color w:val="3B3838" w:themeColor="background2" w:themeShade="40"/>
        </w:rPr>
        <w:t>Loss of laptops or mobile devices by remote employees.</w:t>
      </w:r>
    </w:p>
    <w:p w14:paraId="3DEAC484" w14:textId="47889A22" w:rsidR="00A246F5" w:rsidRPr="00A246F5" w:rsidRDefault="00A246F5" w:rsidP="006805E9">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Level 2:</w:t>
      </w:r>
      <w:r w:rsidRPr="00A246F5">
        <w:rPr>
          <w:rFonts w:ascii="Avenir Next" w:eastAsia="Times New Roman" w:hAnsi="Avenir Next" w:cs="Open Sans"/>
          <w:color w:val="3B3838" w:themeColor="background2" w:themeShade="40"/>
        </w:rPr>
        <w:t xml:space="preserve"> Misuse of office supplies or minor resources.</w:t>
      </w:r>
    </w:p>
    <w:p w14:paraId="7281C7A1" w14:textId="030294D9" w:rsidR="00A246F5" w:rsidRPr="00A246F5" w:rsidRDefault="00A246F5" w:rsidP="006805E9">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Level 1:</w:t>
      </w:r>
      <w:r w:rsidRPr="00A246F5">
        <w:rPr>
          <w:rFonts w:ascii="Avenir Next" w:eastAsia="Times New Roman" w:hAnsi="Avenir Next" w:cs="Open Sans"/>
          <w:color w:val="3B3838" w:themeColor="background2" w:themeShade="40"/>
        </w:rPr>
        <w:t xml:space="preserve"> Temporary office power outage.</w:t>
      </w:r>
      <w:r w:rsidR="004351BD">
        <w:rPr>
          <w:rFonts w:ascii="Avenir Next" w:eastAsia="Times New Roman" w:hAnsi="Avenir Next" w:cs="Open Sans"/>
          <w:color w:val="3B3838" w:themeColor="background2" w:themeShade="40"/>
        </w:rPr>
        <w:br/>
      </w:r>
    </w:p>
    <w:p w14:paraId="77D456DC" w14:textId="77777777" w:rsidR="00A246F5" w:rsidRPr="00A246F5" w:rsidRDefault="00A246F5" w:rsidP="000718F8">
      <w:pPr>
        <w:ind w:left="1260" w:right="900"/>
        <w:rPr>
          <w:rFonts w:ascii="Avenir Next" w:eastAsia="Times New Roman" w:hAnsi="Avenir Next" w:cs="Open Sans"/>
          <w:color w:val="3B3838" w:themeColor="background2" w:themeShade="40"/>
        </w:rPr>
      </w:pPr>
      <w:r w:rsidRPr="00A246F5">
        <w:rPr>
          <w:rFonts w:ascii="Avenir Next" w:eastAsia="Times New Roman" w:hAnsi="Avenir Next" w:cs="Open Sans"/>
          <w:color w:val="3B3838" w:themeColor="background2" w:themeShade="40"/>
        </w:rPr>
        <w:t>Ownership is clearly defined:</w:t>
      </w:r>
    </w:p>
    <w:p w14:paraId="28151B00" w14:textId="5D94D940" w:rsidR="00A246F5" w:rsidRPr="00A246F5" w:rsidRDefault="00A246F5" w:rsidP="004351BD">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Risk Owners:</w:t>
      </w:r>
      <w:r w:rsidRPr="00A246F5">
        <w:rPr>
          <w:rFonts w:ascii="Avenir Next" w:eastAsia="Times New Roman" w:hAnsi="Avenir Next" w:cs="Open Sans"/>
          <w:color w:val="3B3838" w:themeColor="background2" w:themeShade="40"/>
        </w:rPr>
        <w:t xml:space="preserve"> Executives and department heads (CIO, CFO, Regional Operations Managers) who decide on risk responses.</w:t>
      </w:r>
    </w:p>
    <w:p w14:paraId="000A5CD6" w14:textId="105DA080" w:rsidR="00F93206" w:rsidRPr="000718F8" w:rsidRDefault="00A246F5" w:rsidP="004351BD">
      <w:pPr>
        <w:pStyle w:val="ListParagraph"/>
        <w:numPr>
          <w:ilvl w:val="0"/>
          <w:numId w:val="68"/>
        </w:numPr>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Asset Owners:</w:t>
      </w:r>
      <w:r w:rsidRPr="00A246F5">
        <w:rPr>
          <w:rFonts w:ascii="Avenir Next" w:eastAsia="Times New Roman" w:hAnsi="Avenir Next" w:cs="Open Sans"/>
          <w:color w:val="3B3838" w:themeColor="background2" w:themeShade="40"/>
        </w:rPr>
        <w:t xml:space="preserve"> Product owners and system managers (Autoline Drive lead architect, CRM platform manager, IT hardware custodian) responsible for day to day safeguarding of assets.</w:t>
      </w:r>
    </w:p>
    <w:p w14:paraId="289826E2" w14:textId="77777777" w:rsidR="00F93206" w:rsidRPr="00980ACC" w:rsidRDefault="00F93206" w:rsidP="00F93206">
      <w:pPr>
        <w:tabs>
          <w:tab w:val="left" w:pos="1811"/>
        </w:tabs>
        <w:ind w:left="990"/>
        <w:rPr>
          <w:rFonts w:ascii="Avenir Next Demi Bold" w:hAnsi="Avenir Next Demi Bold"/>
          <w:sz w:val="28"/>
          <w:szCs w:val="28"/>
        </w:rPr>
      </w:pPr>
    </w:p>
    <w:p w14:paraId="7018633C" w14:textId="77777777" w:rsidR="00F93206" w:rsidRDefault="00F93206" w:rsidP="00F93206">
      <w:pPr>
        <w:ind w:left="990" w:right="900"/>
        <w:rPr>
          <w:rFonts w:ascii="Avenir Next Demi Bold" w:hAnsi="Avenir Next Demi Bold"/>
          <w:b/>
          <w:bCs/>
          <w:color w:val="767171" w:themeColor="background2" w:themeShade="80"/>
          <w:sz w:val="28"/>
          <w:szCs w:val="28"/>
        </w:rPr>
      </w:pPr>
    </w:p>
    <w:p w14:paraId="72A3E2A4"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Risk Response</w:t>
      </w:r>
    </w:p>
    <w:p w14:paraId="143A9282"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79072" behindDoc="0" locked="0" layoutInCell="1" allowOverlap="1" wp14:anchorId="6CE71F78" wp14:editId="79AF2039">
                <wp:simplePos x="0" y="0"/>
                <wp:positionH relativeFrom="column">
                  <wp:posOffset>637953</wp:posOffset>
                </wp:positionH>
                <wp:positionV relativeFrom="paragraph">
                  <wp:posOffset>86493</wp:posOffset>
                </wp:positionV>
                <wp:extent cx="2667000" cy="0"/>
                <wp:effectExtent l="0" t="12700" r="12700" b="12700"/>
                <wp:wrapNone/>
                <wp:docPr id="24" name="Straight Connector 24"/>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DD2C241" id="Straight Connector 24" o:spid="_x0000_s1026" style="position:absolute;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6.8pt" to="26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ghnQEAAJQDAAAOAAAAZHJzL2Uyb0RvYy54bWysU9uO0zAQfUfiHyy/06RFKi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" strokecolor="#4472c4 [3204]" strokeweight="1.5pt">
                <v:stroke joinstyle="miter"/>
              </v:line>
            </w:pict>
          </mc:Fallback>
        </mc:AlternateContent>
      </w:r>
    </w:p>
    <w:p w14:paraId="43A555F3" w14:textId="77777777" w:rsidR="00AC6A59" w:rsidRPr="00F34FFB" w:rsidRDefault="00AC6A59" w:rsidP="00AC6A59">
      <w:pPr>
        <w:ind w:left="1260" w:right="900"/>
        <w:rPr>
          <w:rFonts w:ascii="Avenir Next" w:eastAsia="Times New Roman" w:hAnsi="Avenir Next" w:cs="Open Sans"/>
          <w:color w:val="3B3838" w:themeColor="background2" w:themeShade="40"/>
        </w:rPr>
      </w:pPr>
      <w:proofErr w:type="spellStart"/>
      <w:r w:rsidRPr="00F34FFB">
        <w:rPr>
          <w:rFonts w:ascii="Avenir Next" w:eastAsia="Times New Roman" w:hAnsi="Avenir Next" w:cs="Open Sans"/>
          <w:color w:val="3B3838" w:themeColor="background2" w:themeShade="40"/>
        </w:rPr>
        <w:t>Keyloop</w:t>
      </w:r>
      <w:proofErr w:type="spellEnd"/>
      <w:r w:rsidRPr="00F34FFB">
        <w:rPr>
          <w:rFonts w:ascii="Avenir Next" w:eastAsia="Times New Roman" w:hAnsi="Avenir Next" w:cs="Open Sans"/>
          <w:color w:val="3B3838" w:themeColor="background2" w:themeShade="40"/>
        </w:rPr>
        <w:t xml:space="preserve"> applies the four standard risk responses:</w:t>
      </w:r>
    </w:p>
    <w:p w14:paraId="38DF1B9A" w14:textId="77777777" w:rsidR="00AC6A59" w:rsidRPr="00AC6A59" w:rsidRDefault="00AC6A59" w:rsidP="00AC6A59">
      <w:pPr>
        <w:pStyle w:val="ListParagraph"/>
        <w:numPr>
          <w:ilvl w:val="0"/>
          <w:numId w:val="70"/>
        </w:numPr>
        <w:tabs>
          <w:tab w:val="num" w:pos="1710"/>
        </w:tabs>
        <w:ind w:right="900"/>
        <w:rPr>
          <w:rFonts w:ascii="Avenir Next" w:eastAsia="Times New Roman" w:hAnsi="Avenir Next" w:cs="Open Sans"/>
          <w:color w:val="3B3838" w:themeColor="background2" w:themeShade="40"/>
        </w:rPr>
      </w:pPr>
      <w:r w:rsidRPr="00CD65B8">
        <w:rPr>
          <w:rFonts w:ascii="Avenir Next" w:eastAsia="Times New Roman" w:hAnsi="Avenir Next" w:cs="Open Sans"/>
          <w:b/>
          <w:bCs/>
          <w:color w:val="3B3838" w:themeColor="background2" w:themeShade="40"/>
        </w:rPr>
        <w:t>Mitigation:</w:t>
      </w:r>
      <w:r w:rsidRPr="00AC6A59">
        <w:rPr>
          <w:rFonts w:ascii="Avenir Next" w:eastAsia="Times New Roman" w:hAnsi="Avenir Next" w:cs="Open Sans"/>
          <w:color w:val="3B3838" w:themeColor="background2" w:themeShade="40"/>
        </w:rPr>
        <w:t xml:space="preserve"> Firewalls, anti</w:t>
      </w:r>
      <w:r w:rsidRPr="00AC6A59">
        <w:rPr>
          <w:rFonts w:ascii="Avenir Next" w:eastAsia="Times New Roman" w:hAnsi="Avenir Next" w:cs="Open Sans"/>
          <w:color w:val="3B3838" w:themeColor="background2" w:themeShade="40"/>
        </w:rPr>
        <w:noBreakHyphen/>
        <w:t>malware, MFA, encryption, and CSP</w:t>
      </w:r>
      <w:r w:rsidRPr="00AC6A59">
        <w:rPr>
          <w:rFonts w:ascii="Avenir Next" w:eastAsia="Times New Roman" w:hAnsi="Avenir Next" w:cs="Open Sans"/>
          <w:color w:val="3B3838" w:themeColor="background2" w:themeShade="40"/>
        </w:rPr>
        <w:noBreakHyphen/>
        <w:t>provided isolation controls reduce the probability of threats.</w:t>
      </w:r>
    </w:p>
    <w:p w14:paraId="6232B1FE" w14:textId="77777777" w:rsidR="00AC6A59" w:rsidRPr="00F34FFB" w:rsidRDefault="00AC6A59" w:rsidP="00AC6A59">
      <w:pPr>
        <w:pStyle w:val="ListParagraph"/>
        <w:numPr>
          <w:ilvl w:val="0"/>
          <w:numId w:val="70"/>
        </w:numPr>
        <w:tabs>
          <w:tab w:val="num" w:pos="1710"/>
        </w:tabs>
        <w:ind w:right="900"/>
        <w:rPr>
          <w:rFonts w:ascii="Avenir Next" w:eastAsia="Times New Roman" w:hAnsi="Avenir Next" w:cs="Open Sans"/>
          <w:color w:val="3B3838" w:themeColor="background2" w:themeShade="40"/>
        </w:rPr>
      </w:pPr>
      <w:r w:rsidRPr="00F34FFB">
        <w:rPr>
          <w:rFonts w:ascii="Avenir Next" w:eastAsia="Times New Roman" w:hAnsi="Avenir Next" w:cs="Open Sans"/>
          <w:b/>
          <w:bCs/>
          <w:color w:val="3B3838" w:themeColor="background2" w:themeShade="40"/>
        </w:rPr>
        <w:t>Acceptance:</w:t>
      </w:r>
      <w:r w:rsidRPr="00F34FFB">
        <w:rPr>
          <w:rFonts w:ascii="Avenir Next" w:eastAsia="Times New Roman" w:hAnsi="Avenir Next" w:cs="Open Sans"/>
          <w:color w:val="3B3838" w:themeColor="background2" w:themeShade="40"/>
        </w:rPr>
        <w:t xml:space="preserve"> Low</w:t>
      </w:r>
      <w:r w:rsidRPr="00F34FFB">
        <w:rPr>
          <w:rFonts w:ascii="Avenir Next" w:eastAsia="Times New Roman" w:hAnsi="Avenir Next" w:cs="Open Sans"/>
          <w:color w:val="3B3838" w:themeColor="background2" w:themeShade="40"/>
        </w:rPr>
        <w:noBreakHyphen/>
        <w:t>value risks (e.g., minor office supply misuse) are accepted without resource expenditure.</w:t>
      </w:r>
    </w:p>
    <w:p w14:paraId="4DE34F50" w14:textId="77777777" w:rsidR="00AC6A59" w:rsidRPr="00F34FFB" w:rsidRDefault="00AC6A59" w:rsidP="0073622A">
      <w:pPr>
        <w:pStyle w:val="ListParagraph"/>
        <w:numPr>
          <w:ilvl w:val="0"/>
          <w:numId w:val="70"/>
        </w:numPr>
        <w:tabs>
          <w:tab w:val="num" w:pos="1710"/>
        </w:tabs>
        <w:ind w:right="900"/>
        <w:rPr>
          <w:rFonts w:ascii="Avenir Next" w:eastAsia="Times New Roman" w:hAnsi="Avenir Next" w:cs="Open Sans"/>
          <w:color w:val="3B3838" w:themeColor="background2" w:themeShade="40"/>
        </w:rPr>
      </w:pPr>
      <w:r w:rsidRPr="00F34FFB">
        <w:rPr>
          <w:rFonts w:ascii="Avenir Next" w:eastAsia="Times New Roman" w:hAnsi="Avenir Next" w:cs="Open Sans"/>
          <w:b/>
          <w:bCs/>
          <w:color w:val="3B3838" w:themeColor="background2" w:themeShade="40"/>
        </w:rPr>
        <w:t>Avoidance</w:t>
      </w:r>
      <w:r w:rsidRPr="00F34FFB">
        <w:rPr>
          <w:rFonts w:ascii="Avenir Next" w:eastAsia="Times New Roman" w:hAnsi="Avenir Next" w:cs="Open Sans"/>
          <w:color w:val="3B3838" w:themeColor="background2" w:themeShade="40"/>
        </w:rPr>
        <w:t>: High</w:t>
      </w:r>
      <w:r w:rsidRPr="00F34FFB">
        <w:rPr>
          <w:rFonts w:ascii="Avenir Next" w:eastAsia="Times New Roman" w:hAnsi="Avenir Next" w:cs="Open Sans"/>
          <w:color w:val="3B3838" w:themeColor="background2" w:themeShade="40"/>
        </w:rPr>
        <w:noBreakHyphen/>
        <w:t>risk scenarios (e.g., storing sensitive dealership data in non</w:t>
      </w:r>
      <w:r w:rsidRPr="00F34FFB">
        <w:rPr>
          <w:rFonts w:ascii="Avenir Next" w:eastAsia="Times New Roman" w:hAnsi="Avenir Next" w:cs="Open Sans"/>
          <w:color w:val="3B3838" w:themeColor="background2" w:themeShade="40"/>
        </w:rPr>
        <w:noBreakHyphen/>
        <w:t>compliant regions) are avoided by enforcing strict data locality rules under GDPR and POPIA.</w:t>
      </w:r>
    </w:p>
    <w:p w14:paraId="24669B70" w14:textId="77777777" w:rsidR="00AC6A59" w:rsidRPr="00F34FFB" w:rsidRDefault="00AC6A59" w:rsidP="0073622A">
      <w:pPr>
        <w:pStyle w:val="ListParagraph"/>
        <w:numPr>
          <w:ilvl w:val="0"/>
          <w:numId w:val="70"/>
        </w:numPr>
        <w:tabs>
          <w:tab w:val="num" w:pos="1710"/>
        </w:tabs>
        <w:ind w:right="900"/>
        <w:rPr>
          <w:rFonts w:ascii="Avenir Next" w:eastAsia="Times New Roman" w:hAnsi="Avenir Next" w:cs="Open Sans"/>
          <w:color w:val="3B3838" w:themeColor="background2" w:themeShade="40"/>
        </w:rPr>
      </w:pPr>
      <w:r w:rsidRPr="00F34FFB">
        <w:rPr>
          <w:rFonts w:ascii="Avenir Next" w:eastAsia="Times New Roman" w:hAnsi="Avenir Next" w:cs="Open Sans"/>
          <w:b/>
          <w:bCs/>
          <w:color w:val="3B3838" w:themeColor="background2" w:themeShade="40"/>
        </w:rPr>
        <w:t>Transfer:</w:t>
      </w:r>
      <w:r w:rsidRPr="00F34FFB">
        <w:rPr>
          <w:rFonts w:ascii="Avenir Next" w:eastAsia="Times New Roman" w:hAnsi="Avenir Next" w:cs="Open Sans"/>
          <w:color w:val="3B3838" w:themeColor="background2" w:themeShade="40"/>
        </w:rPr>
        <w:t xml:space="preserve"> Using CSP services (Azure, AWS) transfers part of the risk to vendors, especially for infrastructure uptime and disaster recovery.</w:t>
      </w:r>
    </w:p>
    <w:p w14:paraId="4E4FF693" w14:textId="77777777" w:rsidR="00F93206" w:rsidRDefault="00F93206" w:rsidP="00F93206">
      <w:pPr>
        <w:ind w:left="1260" w:right="900"/>
        <w:rPr>
          <w:rFonts w:ascii="Avenir Next" w:eastAsia="Times New Roman" w:hAnsi="Avenir Next" w:cs="Open Sans"/>
          <w:color w:val="3B3838" w:themeColor="background2" w:themeShade="40"/>
        </w:rPr>
      </w:pPr>
    </w:p>
    <w:p w14:paraId="428D8B76" w14:textId="77777777" w:rsidR="00F93206" w:rsidRDefault="00F93206" w:rsidP="008E5A00">
      <w:pPr>
        <w:ind w:right="900"/>
        <w:rPr>
          <w:rFonts w:ascii="Avenir Next" w:eastAsia="Times New Roman" w:hAnsi="Avenir Next" w:cs="Open Sans"/>
          <w:color w:val="3B3838" w:themeColor="background2" w:themeShade="40"/>
        </w:rPr>
      </w:pPr>
    </w:p>
    <w:p w14:paraId="4B2C06F5" w14:textId="77777777" w:rsidR="00F93206" w:rsidRPr="006535DD" w:rsidRDefault="00F93206" w:rsidP="00F93206">
      <w:pPr>
        <w:ind w:right="900"/>
        <w:rPr>
          <w:rFonts w:ascii="Avenir Next" w:eastAsia="Times New Roman" w:hAnsi="Avenir Next" w:cs="Times New Roman"/>
          <w:color w:val="3B3838" w:themeColor="background2" w:themeShade="40"/>
        </w:rPr>
      </w:pPr>
    </w:p>
    <w:p w14:paraId="7313BDB7"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57621814"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6942A82E" w14:textId="77777777" w:rsidR="00F93206" w:rsidRDefault="00F93206" w:rsidP="00F93206">
      <w:pPr>
        <w:ind w:right="900"/>
        <w:rPr>
          <w:rFonts w:ascii="Avenir Next Demi Bold" w:hAnsi="Avenir Next Demi Bold"/>
          <w:b/>
          <w:bCs/>
          <w:color w:val="3B3838" w:themeColor="background2" w:themeShade="40"/>
          <w:sz w:val="28"/>
          <w:szCs w:val="28"/>
        </w:rPr>
      </w:pPr>
    </w:p>
    <w:p w14:paraId="3D3AE2A6" w14:textId="77777777" w:rsidR="00F93206" w:rsidRDefault="00F93206" w:rsidP="00F93206">
      <w:pPr>
        <w:ind w:left="990" w:right="900"/>
        <w:rPr>
          <w:rFonts w:ascii="Avenir Next Demi Bold" w:hAnsi="Avenir Next Demi Bold"/>
          <w:b/>
          <w:bCs/>
          <w:color w:val="3B3838" w:themeColor="background2" w:themeShade="40"/>
          <w:sz w:val="28"/>
          <w:szCs w:val="28"/>
        </w:rPr>
      </w:pPr>
    </w:p>
    <w:p w14:paraId="1715D066"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Documentation</w:t>
      </w:r>
    </w:p>
    <w:p w14:paraId="3AE8A795"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77024" behindDoc="0" locked="0" layoutInCell="1" allowOverlap="1" wp14:anchorId="4E741E9F" wp14:editId="57C7939A">
                <wp:simplePos x="0" y="0"/>
                <wp:positionH relativeFrom="column">
                  <wp:posOffset>637309</wp:posOffset>
                </wp:positionH>
                <wp:positionV relativeFrom="paragraph">
                  <wp:posOffset>79260</wp:posOffset>
                </wp:positionV>
                <wp:extent cx="2327564" cy="0"/>
                <wp:effectExtent l="0" t="12700" r="22225" b="12700"/>
                <wp:wrapNone/>
                <wp:docPr id="29" name="Straight Connector 29"/>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9E690C9" id="Straight Connector 29"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5E3AB37A" w14:textId="77777777" w:rsidR="00BE1A15" w:rsidRPr="00BE1A15" w:rsidRDefault="00BE1A15" w:rsidP="00BE1A15">
      <w:pPr>
        <w:ind w:left="1260" w:right="900"/>
        <w:rPr>
          <w:rFonts w:ascii="Avenir Next" w:eastAsia="Times New Roman" w:hAnsi="Avenir Next" w:cs="Open Sans"/>
          <w:color w:val="3B3838" w:themeColor="background2" w:themeShade="40"/>
        </w:rPr>
      </w:pPr>
      <w:r w:rsidRPr="00BE1A15">
        <w:rPr>
          <w:rFonts w:ascii="Avenir Next" w:eastAsia="Times New Roman" w:hAnsi="Avenir Next" w:cs="Open Sans"/>
          <w:color w:val="3B3838" w:themeColor="background2" w:themeShade="40"/>
        </w:rPr>
        <w:t>Documentation underpins compliance and governance:</w:t>
      </w:r>
    </w:p>
    <w:p w14:paraId="0D0443C3" w14:textId="58657DCD" w:rsidR="00BE1A15" w:rsidRPr="004F72FD" w:rsidRDefault="00BE1A15" w:rsidP="004F72FD">
      <w:pPr>
        <w:pStyle w:val="ListParagraph"/>
        <w:numPr>
          <w:ilvl w:val="0"/>
          <w:numId w:val="71"/>
        </w:numPr>
        <w:ind w:right="900"/>
        <w:rPr>
          <w:rFonts w:ascii="Avenir Next" w:eastAsia="Times New Roman" w:hAnsi="Avenir Next" w:cs="Open Sans"/>
          <w:color w:val="3B3838" w:themeColor="background2" w:themeShade="40"/>
        </w:rPr>
      </w:pPr>
      <w:r w:rsidRPr="004F72FD">
        <w:rPr>
          <w:rFonts w:ascii="Avenir Next" w:eastAsia="Times New Roman" w:hAnsi="Avenir Next" w:cs="Open Sans"/>
          <w:b/>
          <w:bCs/>
          <w:color w:val="3B3838" w:themeColor="background2" w:themeShade="40"/>
        </w:rPr>
        <w:t>Audit trails:</w:t>
      </w:r>
      <w:r w:rsidRPr="004F72FD">
        <w:rPr>
          <w:rFonts w:ascii="Avenir Next" w:eastAsia="Times New Roman" w:hAnsi="Avenir Next" w:cs="Open Sans"/>
          <w:color w:val="3B3838" w:themeColor="background2" w:themeShade="40"/>
        </w:rPr>
        <w:t xml:space="preserve"> Logs of dealership transactions and CRM activity for GDPR and POPIA compliance.</w:t>
      </w:r>
    </w:p>
    <w:p w14:paraId="77A84DA7" w14:textId="3BF4F419" w:rsidR="00BE1A15" w:rsidRPr="004F72FD" w:rsidRDefault="00BE1A15" w:rsidP="004F72FD">
      <w:pPr>
        <w:pStyle w:val="ListParagraph"/>
        <w:numPr>
          <w:ilvl w:val="0"/>
          <w:numId w:val="71"/>
        </w:numPr>
        <w:ind w:right="900"/>
        <w:rPr>
          <w:rFonts w:ascii="Avenir Next" w:eastAsia="Times New Roman" w:hAnsi="Avenir Next" w:cs="Open Sans"/>
          <w:color w:val="3B3838" w:themeColor="background2" w:themeShade="40"/>
        </w:rPr>
      </w:pPr>
      <w:r w:rsidRPr="004F72FD">
        <w:rPr>
          <w:rFonts w:ascii="Avenir Next" w:eastAsia="Times New Roman" w:hAnsi="Avenir Next" w:cs="Open Sans"/>
          <w:b/>
          <w:bCs/>
          <w:color w:val="3B3838" w:themeColor="background2" w:themeShade="40"/>
        </w:rPr>
        <w:t>Findings reports:</w:t>
      </w:r>
      <w:r w:rsidRPr="004F72FD">
        <w:rPr>
          <w:rFonts w:ascii="Avenir Next" w:eastAsia="Times New Roman" w:hAnsi="Avenir Next" w:cs="Open Sans"/>
          <w:color w:val="3B3838" w:themeColor="background2" w:themeShade="40"/>
        </w:rPr>
        <w:t xml:space="preserve"> Examples include identifying unpatched software vulnerabilities or detecting unauthorized access attempts.</w:t>
      </w:r>
    </w:p>
    <w:p w14:paraId="368975F0" w14:textId="3DB55AFE" w:rsidR="00F93206" w:rsidRPr="004F72FD" w:rsidRDefault="00BE1A15" w:rsidP="004F72FD">
      <w:pPr>
        <w:pStyle w:val="ListParagraph"/>
        <w:numPr>
          <w:ilvl w:val="0"/>
          <w:numId w:val="71"/>
        </w:numPr>
        <w:ind w:right="900"/>
        <w:rPr>
          <w:rFonts w:ascii="Avenir Next" w:eastAsia="Times New Roman" w:hAnsi="Avenir Next" w:cs="Open Sans"/>
          <w:color w:val="3B3838" w:themeColor="background2" w:themeShade="40"/>
        </w:rPr>
      </w:pPr>
      <w:r w:rsidRPr="004F72FD">
        <w:rPr>
          <w:rFonts w:ascii="Avenir Next" w:eastAsia="Times New Roman" w:hAnsi="Avenir Next" w:cs="Open Sans"/>
          <w:b/>
          <w:bCs/>
          <w:color w:val="3B3838" w:themeColor="background2" w:themeShade="40"/>
        </w:rPr>
        <w:t>Risk register:</w:t>
      </w:r>
      <w:r w:rsidRPr="004F72FD">
        <w:rPr>
          <w:rFonts w:ascii="Avenir Next" w:eastAsia="Times New Roman" w:hAnsi="Avenir Next" w:cs="Open Sans"/>
          <w:color w:val="3B3838" w:themeColor="background2" w:themeShade="40"/>
        </w:rPr>
        <w:t xml:space="preserve"> Maintains classification, ownership, and response strategies for all assets.</w:t>
      </w:r>
    </w:p>
    <w:p w14:paraId="527E4823" w14:textId="77777777" w:rsidR="00F93206" w:rsidRDefault="00F93206" w:rsidP="00F93206">
      <w:pPr>
        <w:ind w:left="1260" w:right="900"/>
        <w:rPr>
          <w:rFonts w:ascii="Avenir Next" w:eastAsia="Times New Roman" w:hAnsi="Avenir Next" w:cs="Open Sans"/>
          <w:color w:val="3B3838" w:themeColor="background2" w:themeShade="40"/>
        </w:rPr>
      </w:pPr>
    </w:p>
    <w:p w14:paraId="51A23949" w14:textId="77777777" w:rsidR="00F93206" w:rsidRDefault="00F93206" w:rsidP="00F93206">
      <w:pPr>
        <w:ind w:left="1260" w:right="900"/>
        <w:rPr>
          <w:rFonts w:ascii="Avenir Next" w:eastAsia="Times New Roman" w:hAnsi="Avenir Next" w:cs="Open Sans"/>
          <w:color w:val="3B3838" w:themeColor="background2" w:themeShade="40"/>
        </w:rPr>
      </w:pPr>
    </w:p>
    <w:p w14:paraId="577C85CD"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Vendor Lock-In</w:t>
      </w:r>
    </w:p>
    <w:p w14:paraId="5F25F2F8"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0096" behindDoc="0" locked="0" layoutInCell="1" allowOverlap="1" wp14:anchorId="1E764C9F" wp14:editId="3B6622CA">
                <wp:simplePos x="0" y="0"/>
                <wp:positionH relativeFrom="column">
                  <wp:posOffset>637309</wp:posOffset>
                </wp:positionH>
                <wp:positionV relativeFrom="paragraph">
                  <wp:posOffset>79260</wp:posOffset>
                </wp:positionV>
                <wp:extent cx="2327564" cy="0"/>
                <wp:effectExtent l="0" t="12700" r="22225" b="12700"/>
                <wp:wrapNone/>
                <wp:docPr id="42" name="Straight Connector 42"/>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E5BA7F1" id="Straight Connector 42"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55D5E084" w14:textId="77777777" w:rsidR="00442791" w:rsidRPr="00442791" w:rsidRDefault="00442791" w:rsidP="00442791">
      <w:pPr>
        <w:ind w:left="1260" w:right="900"/>
        <w:rPr>
          <w:rFonts w:ascii="Avenir Next" w:eastAsia="Times New Roman" w:hAnsi="Avenir Next" w:cs="Open Sans"/>
          <w:color w:val="3B3838" w:themeColor="background2" w:themeShade="40"/>
        </w:rPr>
      </w:pPr>
      <w:r w:rsidRPr="00442791">
        <w:rPr>
          <w:rFonts w:ascii="Avenir Next" w:eastAsia="Times New Roman" w:hAnsi="Avenir Next" w:cs="Open Sans"/>
          <w:color w:val="3B3838" w:themeColor="background2" w:themeShade="40"/>
        </w:rPr>
        <w:t xml:space="preserve">Vendor lock in occurs when </w:t>
      </w:r>
      <w:proofErr w:type="spellStart"/>
      <w:r w:rsidRPr="00442791">
        <w:rPr>
          <w:rFonts w:ascii="Avenir Next" w:eastAsia="Times New Roman" w:hAnsi="Avenir Next" w:cs="Open Sans"/>
          <w:color w:val="3B3838" w:themeColor="background2" w:themeShade="40"/>
        </w:rPr>
        <w:t>Keyloop</w:t>
      </w:r>
      <w:proofErr w:type="spellEnd"/>
      <w:r w:rsidRPr="00442791">
        <w:rPr>
          <w:rFonts w:ascii="Avenir Next" w:eastAsia="Times New Roman" w:hAnsi="Avenir Next" w:cs="Open Sans"/>
          <w:color w:val="3B3838" w:themeColor="background2" w:themeShade="40"/>
        </w:rPr>
        <w:t xml:space="preserve"> becomes overly dependent on a single CSP (e.g., Azure or AWS), making migration costly or complex.</w:t>
      </w:r>
    </w:p>
    <w:p w14:paraId="09130A6A" w14:textId="1697A638" w:rsidR="00442791" w:rsidRPr="00442791" w:rsidRDefault="00442791" w:rsidP="00442791">
      <w:pPr>
        <w:pStyle w:val="ListParagraph"/>
        <w:numPr>
          <w:ilvl w:val="0"/>
          <w:numId w:val="72"/>
        </w:numPr>
        <w:ind w:right="900"/>
        <w:rPr>
          <w:rFonts w:ascii="Avenir Next" w:eastAsia="Times New Roman" w:hAnsi="Avenir Next" w:cs="Open Sans"/>
          <w:color w:val="3B3838" w:themeColor="background2" w:themeShade="40"/>
        </w:rPr>
      </w:pPr>
      <w:r w:rsidRPr="00442791">
        <w:rPr>
          <w:rFonts w:ascii="Avenir Next" w:eastAsia="Times New Roman" w:hAnsi="Avenir Next" w:cs="Open Sans"/>
          <w:b/>
          <w:bCs/>
          <w:color w:val="3B3838" w:themeColor="background2" w:themeShade="40"/>
        </w:rPr>
        <w:t>Data portability:</w:t>
      </w:r>
      <w:r w:rsidRPr="00442791">
        <w:rPr>
          <w:rFonts w:ascii="Avenir Next" w:eastAsia="Times New Roman" w:hAnsi="Avenir Next" w:cs="Open Sans"/>
          <w:color w:val="3B3838" w:themeColor="background2" w:themeShade="40"/>
        </w:rPr>
        <w:t xml:space="preserve"> Ensures dealership data can be exported in standard formats (JSON, CSV) to avoid lock in.</w:t>
      </w:r>
    </w:p>
    <w:p w14:paraId="0807E722" w14:textId="1F68C668" w:rsidR="00F93206" w:rsidRPr="00442791" w:rsidRDefault="00442791" w:rsidP="00442791">
      <w:pPr>
        <w:pStyle w:val="ListParagraph"/>
        <w:numPr>
          <w:ilvl w:val="0"/>
          <w:numId w:val="72"/>
        </w:numPr>
        <w:ind w:right="900"/>
        <w:rPr>
          <w:rFonts w:ascii="Avenir Next" w:eastAsia="Times New Roman" w:hAnsi="Avenir Next" w:cs="Open Sans"/>
          <w:b/>
          <w:bCs/>
          <w:color w:val="3B3838" w:themeColor="background2" w:themeShade="40"/>
        </w:rPr>
      </w:pPr>
      <w:r w:rsidRPr="00442791">
        <w:rPr>
          <w:rFonts w:ascii="Avenir Next" w:eastAsia="Times New Roman" w:hAnsi="Avenir Next" w:cs="Open Sans"/>
          <w:b/>
          <w:bCs/>
          <w:color w:val="3B3838" w:themeColor="background2" w:themeShade="40"/>
        </w:rPr>
        <w:t xml:space="preserve">Mitigation: </w:t>
      </w:r>
      <w:r w:rsidRPr="00442791">
        <w:rPr>
          <w:rFonts w:ascii="Avenir Next" w:eastAsia="Times New Roman" w:hAnsi="Avenir Next" w:cs="Open Sans"/>
          <w:color w:val="3B3838" w:themeColor="background2" w:themeShade="40"/>
        </w:rPr>
        <w:t>Hybrid cloud strategy (Azure + AWS) reduces dependency and provides flexibility.</w:t>
      </w:r>
    </w:p>
    <w:p w14:paraId="323AC584" w14:textId="77777777" w:rsidR="00F93206" w:rsidRDefault="00F93206" w:rsidP="00F93206">
      <w:pPr>
        <w:ind w:left="1260" w:right="900"/>
        <w:rPr>
          <w:rFonts w:ascii="Avenir Next" w:eastAsia="Times New Roman" w:hAnsi="Avenir Next" w:cs="Open Sans"/>
          <w:color w:val="3B3838" w:themeColor="background2" w:themeShade="40"/>
        </w:rPr>
      </w:pPr>
    </w:p>
    <w:p w14:paraId="13B81B58" w14:textId="77777777" w:rsidR="00F93206" w:rsidRDefault="00F93206" w:rsidP="00F93206">
      <w:pPr>
        <w:ind w:left="1260" w:right="900"/>
        <w:rPr>
          <w:rFonts w:ascii="Avenir Next" w:eastAsia="Times New Roman" w:hAnsi="Avenir Next" w:cs="Open Sans"/>
          <w:color w:val="3B3838" w:themeColor="background2" w:themeShade="40"/>
        </w:rPr>
      </w:pPr>
    </w:p>
    <w:p w14:paraId="18FDAFE6"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Pr>
          <w:rFonts w:ascii="Avenir Next Demi Bold" w:hAnsi="Avenir Next Demi Bold"/>
          <w:b/>
          <w:bCs/>
          <w:color w:val="3B3838" w:themeColor="background2" w:themeShade="40"/>
          <w:sz w:val="28"/>
          <w:szCs w:val="28"/>
        </w:rPr>
        <w:t>Policies and Procedures</w:t>
      </w:r>
    </w:p>
    <w:p w14:paraId="5751D57B" w14:textId="77777777" w:rsidR="00F93206" w:rsidRPr="00BD1F32" w:rsidRDefault="00F93206" w:rsidP="00F93206">
      <w:pPr>
        <w:ind w:left="990" w:right="900"/>
        <w:rPr>
          <w:rFonts w:ascii="Avenir Next Demi Bold" w:hAnsi="Avenir Next Demi Bold"/>
          <w:b/>
          <w:bCs/>
          <w:color w:val="3B3838" w:themeColor="background2" w:themeShade="40"/>
          <w:sz w:val="28"/>
          <w:szCs w:val="28"/>
        </w:rPr>
      </w:pPr>
      <w:r w:rsidRPr="00BD1F32">
        <w:rPr>
          <w:rFonts w:ascii="Avenir Next Demi Bold" w:hAnsi="Avenir Next Demi Bold"/>
          <w:b/>
          <w:bCs/>
          <w:noProof/>
          <w:color w:val="3B3838" w:themeColor="background2" w:themeShade="40"/>
          <w:sz w:val="28"/>
          <w:szCs w:val="28"/>
        </w:rPr>
        <mc:AlternateContent>
          <mc:Choice Requires="wps">
            <w:drawing>
              <wp:anchor distT="0" distB="0" distL="114300" distR="114300" simplePos="0" relativeHeight="251781120" behindDoc="0" locked="0" layoutInCell="1" allowOverlap="1" wp14:anchorId="58516D9B" wp14:editId="46E6C56D">
                <wp:simplePos x="0" y="0"/>
                <wp:positionH relativeFrom="column">
                  <wp:posOffset>637309</wp:posOffset>
                </wp:positionH>
                <wp:positionV relativeFrom="paragraph">
                  <wp:posOffset>79260</wp:posOffset>
                </wp:positionV>
                <wp:extent cx="2327564" cy="0"/>
                <wp:effectExtent l="0" t="12700" r="22225" b="12700"/>
                <wp:wrapNone/>
                <wp:docPr id="43" name="Straight Connector 43"/>
                <wp:cNvGraphicFramePr/>
                <a:graphic xmlns:a="http://schemas.openxmlformats.org/drawingml/2006/main">
                  <a:graphicData uri="http://schemas.microsoft.com/office/word/2010/wordprocessingShape">
                    <wps:wsp>
                      <wps:cNvCnPr/>
                      <wps:spPr>
                        <a:xfrm>
                          <a:off x="0" y="0"/>
                          <a:ext cx="232756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16CA0ED" id="Straight Connector 43"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0.2pt,6.25pt" to="23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" strokecolor="#4472c4 [3204]" strokeweight="1.5pt">
                <v:stroke joinstyle="miter"/>
              </v:line>
            </w:pict>
          </mc:Fallback>
        </mc:AlternateContent>
      </w:r>
    </w:p>
    <w:p w14:paraId="51B55B5E" w14:textId="77777777" w:rsidR="005F5891" w:rsidRPr="005F5891" w:rsidRDefault="005F5891" w:rsidP="005F5891">
      <w:pPr>
        <w:ind w:left="1260" w:right="900"/>
        <w:rPr>
          <w:rFonts w:ascii="Avenir Next" w:eastAsia="Times New Roman" w:hAnsi="Avenir Next" w:cs="Open Sans"/>
          <w:color w:val="3B3838" w:themeColor="background2" w:themeShade="40"/>
        </w:rPr>
      </w:pPr>
      <w:proofErr w:type="spellStart"/>
      <w:r w:rsidRPr="005F5891">
        <w:rPr>
          <w:rFonts w:ascii="Avenir Next" w:eastAsia="Times New Roman" w:hAnsi="Avenir Next" w:cs="Open Sans"/>
          <w:color w:val="3B3838" w:themeColor="background2" w:themeShade="40"/>
        </w:rPr>
        <w:t>Keyloop</w:t>
      </w:r>
      <w:proofErr w:type="spellEnd"/>
      <w:r w:rsidRPr="005F5891">
        <w:rPr>
          <w:rFonts w:ascii="Avenir Next" w:eastAsia="Times New Roman" w:hAnsi="Avenir Next" w:cs="Open Sans"/>
          <w:color w:val="3B3838" w:themeColor="background2" w:themeShade="40"/>
        </w:rPr>
        <w:t xml:space="preserve"> enforces policies to ensure governance and risk are managed consistently:</w:t>
      </w:r>
    </w:p>
    <w:p w14:paraId="357EF566" w14:textId="47736005" w:rsidR="005F5891" w:rsidRPr="005F5891" w:rsidRDefault="005F5891" w:rsidP="005F5891">
      <w:pPr>
        <w:pStyle w:val="ListParagraph"/>
        <w:numPr>
          <w:ilvl w:val="0"/>
          <w:numId w:val="73"/>
        </w:numPr>
        <w:ind w:right="900"/>
        <w:rPr>
          <w:rFonts w:ascii="Avenir Next" w:eastAsia="Times New Roman" w:hAnsi="Avenir Next" w:cs="Open Sans"/>
          <w:color w:val="3B3838" w:themeColor="background2" w:themeShade="40"/>
        </w:rPr>
      </w:pPr>
      <w:r w:rsidRPr="005F5891">
        <w:rPr>
          <w:rFonts w:ascii="Avenir Next" w:eastAsia="Times New Roman" w:hAnsi="Avenir Next" w:cs="Open Sans"/>
          <w:b/>
          <w:bCs/>
          <w:color w:val="3B3838" w:themeColor="background2" w:themeShade="40"/>
        </w:rPr>
        <w:t>Data privacy:</w:t>
      </w:r>
      <w:r w:rsidRPr="005F5891">
        <w:rPr>
          <w:rFonts w:ascii="Avenir Next" w:eastAsia="Times New Roman" w:hAnsi="Avenir Next" w:cs="Open Sans"/>
          <w:color w:val="3B3838" w:themeColor="background2" w:themeShade="40"/>
        </w:rPr>
        <w:t xml:space="preserve"> GDPR and POPIA compliance ensures dealership and customer data is processed lawfully.</w:t>
      </w:r>
    </w:p>
    <w:p w14:paraId="62991222" w14:textId="3E1EBE84" w:rsidR="005F5891" w:rsidRPr="005F5891" w:rsidRDefault="005F5891" w:rsidP="005F5891">
      <w:pPr>
        <w:pStyle w:val="ListParagraph"/>
        <w:numPr>
          <w:ilvl w:val="0"/>
          <w:numId w:val="73"/>
        </w:numPr>
        <w:ind w:right="900"/>
        <w:rPr>
          <w:rFonts w:ascii="Avenir Next" w:eastAsia="Times New Roman" w:hAnsi="Avenir Next" w:cs="Open Sans"/>
          <w:color w:val="3B3838" w:themeColor="background2" w:themeShade="40"/>
        </w:rPr>
      </w:pPr>
      <w:r w:rsidRPr="005F5891">
        <w:rPr>
          <w:rFonts w:ascii="Avenir Next" w:eastAsia="Times New Roman" w:hAnsi="Avenir Next" w:cs="Open Sans"/>
          <w:b/>
          <w:bCs/>
          <w:color w:val="3B3838" w:themeColor="background2" w:themeShade="40"/>
        </w:rPr>
        <w:t>Change management:</w:t>
      </w:r>
      <w:r w:rsidRPr="005F5891">
        <w:rPr>
          <w:rFonts w:ascii="Avenir Next" w:eastAsia="Times New Roman" w:hAnsi="Avenir Next" w:cs="Open Sans"/>
          <w:color w:val="3B3838" w:themeColor="background2" w:themeShade="40"/>
        </w:rPr>
        <w:t xml:space="preserve"> Structured approval workflows for updates to Autoline Drive and CRM platforms prevent disruption.</w:t>
      </w:r>
    </w:p>
    <w:p w14:paraId="25599884" w14:textId="05190DAB" w:rsidR="005F5891" w:rsidRPr="005F5891" w:rsidRDefault="005F5891" w:rsidP="005F5891">
      <w:pPr>
        <w:pStyle w:val="ListParagraph"/>
        <w:numPr>
          <w:ilvl w:val="0"/>
          <w:numId w:val="73"/>
        </w:numPr>
        <w:ind w:right="900"/>
        <w:rPr>
          <w:rFonts w:ascii="Avenir Next" w:eastAsia="Times New Roman" w:hAnsi="Avenir Next" w:cs="Open Sans"/>
          <w:color w:val="3B3838" w:themeColor="background2" w:themeShade="40"/>
        </w:rPr>
      </w:pPr>
      <w:r w:rsidRPr="005F5891">
        <w:rPr>
          <w:rFonts w:ascii="Avenir Next" w:eastAsia="Times New Roman" w:hAnsi="Avenir Next" w:cs="Open Sans"/>
          <w:b/>
          <w:bCs/>
          <w:color w:val="3B3838" w:themeColor="background2" w:themeShade="40"/>
        </w:rPr>
        <w:t>Resource management:</w:t>
      </w:r>
      <w:r w:rsidRPr="005F5891">
        <w:rPr>
          <w:rFonts w:ascii="Avenir Next" w:eastAsia="Times New Roman" w:hAnsi="Avenir Next" w:cs="Open Sans"/>
          <w:color w:val="3B3838" w:themeColor="background2" w:themeShade="40"/>
        </w:rPr>
        <w:t xml:space="preserve"> Ensures optimal allocation of compute, storage, and networking resources across regions.</w:t>
      </w:r>
    </w:p>
    <w:p w14:paraId="793CC496" w14:textId="5A38E02B" w:rsidR="005F5891" w:rsidRPr="005F5891" w:rsidRDefault="005F5891" w:rsidP="005F5891">
      <w:pPr>
        <w:pStyle w:val="ListParagraph"/>
        <w:numPr>
          <w:ilvl w:val="0"/>
          <w:numId w:val="73"/>
        </w:numPr>
        <w:ind w:right="900"/>
        <w:rPr>
          <w:rFonts w:ascii="Avenir Next" w:eastAsia="Times New Roman" w:hAnsi="Avenir Next" w:cs="Open Sans"/>
          <w:color w:val="3B3838" w:themeColor="background2" w:themeShade="40"/>
        </w:rPr>
      </w:pPr>
      <w:r w:rsidRPr="005F5891">
        <w:rPr>
          <w:rFonts w:ascii="Avenir Next" w:eastAsia="Times New Roman" w:hAnsi="Avenir Next" w:cs="Open Sans"/>
          <w:b/>
          <w:bCs/>
          <w:color w:val="3B3838" w:themeColor="background2" w:themeShade="40"/>
        </w:rPr>
        <w:t xml:space="preserve">Incident response: </w:t>
      </w:r>
      <w:r w:rsidRPr="005F5891">
        <w:rPr>
          <w:rFonts w:ascii="Avenir Next" w:eastAsia="Times New Roman" w:hAnsi="Avenir Next" w:cs="Open Sans"/>
          <w:color w:val="3B3838" w:themeColor="background2" w:themeShade="40"/>
        </w:rPr>
        <w:t>Steps include detection, containment, eradication, recovery, and post incident review.</w:t>
      </w:r>
    </w:p>
    <w:p w14:paraId="3DCA0005" w14:textId="2C0E0C35" w:rsidR="00F93206" w:rsidRDefault="005F5891" w:rsidP="005F5891">
      <w:pPr>
        <w:pStyle w:val="ListParagraph"/>
        <w:numPr>
          <w:ilvl w:val="0"/>
          <w:numId w:val="73"/>
        </w:numPr>
        <w:ind w:right="900"/>
        <w:rPr>
          <w:rFonts w:ascii="Avenir Next" w:eastAsia="Times New Roman" w:hAnsi="Avenir Next" w:cs="Open Sans"/>
          <w:color w:val="3B3838" w:themeColor="background2" w:themeShade="40"/>
        </w:rPr>
      </w:pPr>
      <w:r w:rsidRPr="005F5891">
        <w:rPr>
          <w:rFonts w:ascii="Avenir Next" w:eastAsia="Times New Roman" w:hAnsi="Avenir Next" w:cs="Open Sans"/>
          <w:b/>
          <w:bCs/>
          <w:color w:val="3B3838" w:themeColor="background2" w:themeShade="40"/>
        </w:rPr>
        <w:t>Access control policies:</w:t>
      </w:r>
      <w:r w:rsidRPr="005F5891">
        <w:rPr>
          <w:rFonts w:ascii="Avenir Next" w:eastAsia="Times New Roman" w:hAnsi="Avenir Next" w:cs="Open Sans"/>
          <w:color w:val="3B3838" w:themeColor="background2" w:themeShade="40"/>
        </w:rPr>
        <w:t xml:space="preserve"> Based on ACLs, with three basic rights (read, write, execute) extended into advanced role-based permissions.</w:t>
      </w:r>
    </w:p>
    <w:p w14:paraId="096F9DEE" w14:textId="77777777" w:rsidR="00F93206" w:rsidRDefault="00F93206" w:rsidP="00F93206">
      <w:pPr>
        <w:ind w:left="1260" w:right="900"/>
        <w:rPr>
          <w:rFonts w:ascii="Avenir Next" w:eastAsia="Times New Roman" w:hAnsi="Avenir Next" w:cs="Open Sans"/>
          <w:color w:val="3B3838" w:themeColor="background2" w:themeShade="40"/>
        </w:rPr>
      </w:pPr>
    </w:p>
    <w:p w14:paraId="1A0A6C56" w14:textId="77777777" w:rsidR="00F93206" w:rsidRPr="00980ACC" w:rsidRDefault="00F93206" w:rsidP="00F93206">
      <w:pPr>
        <w:tabs>
          <w:tab w:val="left" w:pos="1811"/>
        </w:tabs>
        <w:ind w:right="900"/>
        <w:rPr>
          <w:rFonts w:ascii="Avenir Next Demi Bold" w:hAnsi="Avenir Next Demi Bold"/>
        </w:rPr>
      </w:pPr>
      <w:r w:rsidRPr="00F01F11">
        <w:rPr>
          <w:rFonts w:ascii="Avenir Next Demi Bold" w:hAnsi="Avenir Next Demi Bold"/>
          <w:noProof/>
        </w:rPr>
        <mc:AlternateContent>
          <mc:Choice Requires="wps">
            <w:drawing>
              <wp:anchor distT="0" distB="0" distL="114300" distR="114300" simplePos="0" relativeHeight="251776000" behindDoc="0" locked="0" layoutInCell="1" allowOverlap="1" wp14:anchorId="1E30B294" wp14:editId="4D3F9249">
                <wp:simplePos x="0" y="0"/>
                <wp:positionH relativeFrom="column">
                  <wp:posOffset>7082155</wp:posOffset>
                </wp:positionH>
                <wp:positionV relativeFrom="paragraph">
                  <wp:posOffset>6704965</wp:posOffset>
                </wp:positionV>
                <wp:extent cx="457200" cy="457200"/>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661F7" id="Rectangle 41" o:spid="_x0000_s1026" style="position:absolute;margin-left:557.65pt;margin-top:527.95pt;width:36pt;height:3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" fillcolor="white [3212]" stroked="f" strokeweight="1pt"/>
            </w:pict>
          </mc:Fallback>
        </mc:AlternateContent>
      </w:r>
    </w:p>
    <w:p w14:paraId="1CEACD8D" w14:textId="77777777" w:rsidR="00F93206" w:rsidRDefault="00F93206" w:rsidP="00F93206">
      <w:pPr>
        <w:tabs>
          <w:tab w:val="left" w:pos="1811"/>
        </w:tabs>
        <w:ind w:right="900"/>
        <w:rPr>
          <w:rFonts w:ascii="Avenir Next Demi Bold" w:hAnsi="Avenir Next Demi Bold"/>
        </w:rPr>
      </w:pPr>
    </w:p>
    <w:p w14:paraId="76DC5770" w14:textId="77777777" w:rsidR="00F93206" w:rsidRDefault="00F93206" w:rsidP="00F93206">
      <w:pPr>
        <w:tabs>
          <w:tab w:val="left" w:pos="1811"/>
        </w:tabs>
        <w:ind w:right="900"/>
        <w:rPr>
          <w:rFonts w:ascii="Avenir Next Demi Bold" w:hAnsi="Avenir Next Demi Bold"/>
        </w:rPr>
      </w:pPr>
    </w:p>
    <w:p w14:paraId="7E134CE2" w14:textId="77777777" w:rsidR="00F93206" w:rsidRDefault="00F93206" w:rsidP="00F93206">
      <w:pPr>
        <w:tabs>
          <w:tab w:val="left" w:pos="1811"/>
        </w:tabs>
        <w:ind w:right="900"/>
        <w:rPr>
          <w:rFonts w:ascii="Avenir Next Demi Bold" w:hAnsi="Avenir Next Demi Bold"/>
        </w:rPr>
      </w:pPr>
    </w:p>
    <w:p w14:paraId="45797B34" w14:textId="77777777" w:rsidR="00F93206" w:rsidRDefault="00F93206" w:rsidP="00F93206">
      <w:pPr>
        <w:tabs>
          <w:tab w:val="left" w:pos="1811"/>
        </w:tabs>
        <w:ind w:right="900"/>
        <w:rPr>
          <w:rFonts w:ascii="Avenir Next Demi Bold" w:hAnsi="Avenir Next Demi Bold"/>
        </w:rPr>
      </w:pPr>
    </w:p>
    <w:p w14:paraId="60785287" w14:textId="77777777" w:rsidR="00F93206" w:rsidRDefault="00F93206" w:rsidP="00F93206">
      <w:pPr>
        <w:tabs>
          <w:tab w:val="left" w:pos="1811"/>
        </w:tabs>
        <w:ind w:right="900"/>
        <w:rPr>
          <w:rFonts w:ascii="Avenir Next Demi Bold" w:hAnsi="Avenir Next Demi Bold"/>
        </w:rPr>
      </w:pPr>
    </w:p>
    <w:p w14:paraId="030300AE" w14:textId="77777777" w:rsidR="00F93206" w:rsidRDefault="00F93206" w:rsidP="00F93206">
      <w:pPr>
        <w:tabs>
          <w:tab w:val="left" w:pos="1811"/>
        </w:tabs>
        <w:ind w:right="900"/>
        <w:rPr>
          <w:rFonts w:ascii="Avenir Next Demi Bold" w:hAnsi="Avenir Next Demi Bold"/>
        </w:rPr>
      </w:pPr>
    </w:p>
    <w:p w14:paraId="253DBB73" w14:textId="77777777" w:rsidR="00F93206" w:rsidRDefault="00F93206" w:rsidP="00F93206">
      <w:pPr>
        <w:tabs>
          <w:tab w:val="left" w:pos="1811"/>
        </w:tabs>
        <w:ind w:right="900"/>
        <w:rPr>
          <w:rFonts w:ascii="Avenir Next Demi Bold" w:hAnsi="Avenir Next Demi Bold"/>
        </w:rPr>
      </w:pPr>
    </w:p>
    <w:p w14:paraId="4C4CF303" w14:textId="77777777" w:rsidR="00F93206" w:rsidRDefault="00F93206" w:rsidP="00F93206">
      <w:pPr>
        <w:tabs>
          <w:tab w:val="left" w:pos="1811"/>
        </w:tabs>
        <w:ind w:right="900"/>
        <w:rPr>
          <w:rFonts w:ascii="Avenir Next Demi Bold" w:hAnsi="Avenir Next Demi Bold"/>
        </w:rPr>
      </w:pPr>
    </w:p>
    <w:p w14:paraId="5CDC4F00" w14:textId="101A1D1D" w:rsidR="006535DD" w:rsidRPr="00980ACC" w:rsidRDefault="00F01F11" w:rsidP="000F452A">
      <w:pPr>
        <w:tabs>
          <w:tab w:val="left" w:pos="1811"/>
        </w:tabs>
        <w:ind w:left="1260" w:right="900"/>
        <w:rPr>
          <w:rFonts w:ascii="Avenir Next Demi Bold" w:hAnsi="Avenir Next Demi Bold"/>
        </w:rPr>
      </w:pPr>
      <w:r w:rsidRPr="00F01F11">
        <w:rPr>
          <w:rFonts w:ascii="Avenir Next Demi Bold" w:hAnsi="Avenir Next Demi Bold"/>
          <w:noProof/>
        </w:rPr>
        <w:lastRenderedPageBreak/>
        <mc:AlternateContent>
          <mc:Choice Requires="wps">
            <w:drawing>
              <wp:anchor distT="0" distB="0" distL="114300" distR="114300" simplePos="0" relativeHeight="251697152" behindDoc="0" locked="0" layoutInCell="1" allowOverlap="1" wp14:anchorId="53FFACE8" wp14:editId="7D4A40AC">
                <wp:simplePos x="0" y="0"/>
                <wp:positionH relativeFrom="column">
                  <wp:posOffset>7082155</wp:posOffset>
                </wp:positionH>
                <wp:positionV relativeFrom="paragraph">
                  <wp:posOffset>6704965</wp:posOffset>
                </wp:positionV>
                <wp:extent cx="457200" cy="457200"/>
                <wp:effectExtent l="0" t="0" r="0" b="0"/>
                <wp:wrapNone/>
                <wp:docPr id="101" name="Rectangle 101"/>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48E81" id="Rectangle 101" o:spid="_x0000_s1026" style="position:absolute;margin-left:557.65pt;margin-top:527.95pt;width:36pt;height: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" fillcolor="white [3212]" stroked="f" strokeweight="1pt"/>
            </w:pict>
          </mc:Fallback>
        </mc:AlternateContent>
      </w:r>
    </w:p>
    <w:sectPr w:rsidR="006535DD" w:rsidRPr="00980ACC" w:rsidSect="006535DD">
      <w:footerReference w:type="default" r:id="rId22"/>
      <w:footerReference w:type="first" r:id="rId23"/>
      <w:pgSz w:w="12240" w:h="15840"/>
      <w:pgMar w:top="0" w:right="0" w:bottom="0" w:left="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BB75C" w14:textId="77777777" w:rsidR="002D4C7A" w:rsidRDefault="002D4C7A" w:rsidP="00980ACC">
      <w:r>
        <w:separator/>
      </w:r>
    </w:p>
  </w:endnote>
  <w:endnote w:type="continuationSeparator" w:id="0">
    <w:p w14:paraId="730A80A9" w14:textId="77777777" w:rsidR="002D4C7A" w:rsidRDefault="002D4C7A" w:rsidP="00980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w:altName w:val="Calibri"/>
    <w:charset w:val="00"/>
    <w:family w:val="swiss"/>
    <w:pitch w:val="variable"/>
    <w:sig w:usb0="8000002F" w:usb1="5000204A" w:usb2="00000000" w:usb3="00000000" w:csb0="0000009B" w:csb1="00000000"/>
  </w:font>
  <w:font w:name="Open Sans">
    <w:altName w:val="Times New Roman"/>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venir Medium">
    <w:altName w:val="Calibri"/>
    <w:charset w:val="00"/>
    <w:family w:val="auto"/>
    <w:pitch w:val="variable"/>
    <w:sig w:usb0="800000AF" w:usb1="5000204A" w:usb2="00000000" w:usb3="00000000" w:csb0="0000009B" w:csb1="00000000"/>
  </w:font>
  <w:font w:name="Avenir Book">
    <w:altName w:val="Tw Cen MT"/>
    <w:charset w:val="00"/>
    <w:family w:val="auto"/>
    <w:pitch w:val="variable"/>
    <w:sig w:usb0="800000AF" w:usb1="5000204A" w:usb2="00000000" w:usb3="00000000" w:csb0="0000009B" w:csb1="00000000"/>
  </w:font>
  <w:font w:name="Avenir Next Demi Bold">
    <w:altName w:val="Calibri"/>
    <w:charset w:val="00"/>
    <w:family w:val="swiss"/>
    <w:pitch w:val="variable"/>
    <w:sig w:usb0="8000002F" w:usb1="5000204A" w:usb2="00000000" w:usb3="00000000" w:csb0="0000009B" w:csb1="00000000"/>
  </w:font>
  <w:font w:name="Avenir Next Medium">
    <w:altName w:val="Calibri"/>
    <w:charset w:val="00"/>
    <w:family w:val="swiss"/>
    <w:pitch w:val="variable"/>
    <w:sig w:usb0="8000002F" w:usb1="5000204A" w:usb2="00000000" w:usb3="00000000" w:csb0="0000009B"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4257215"/>
      <w:docPartObj>
        <w:docPartGallery w:val="Page Numbers (Bottom of Page)"/>
        <w:docPartUnique/>
      </w:docPartObj>
    </w:sdtPr>
    <w:sdtContent>
      <w:p w14:paraId="1705350A" w14:textId="0402A551" w:rsidR="006535DD" w:rsidRDefault="006535DD" w:rsidP="003E52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C3D08A" w14:textId="77777777" w:rsidR="006535DD" w:rsidRDefault="006535DD" w:rsidP="006535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DEDF" w14:textId="5BED02A3" w:rsidR="00980ACC" w:rsidRDefault="00980ACC" w:rsidP="00980ACC">
    <w:pPr>
      <w:pStyle w:val="Footer"/>
      <w:ind w:left="1080" w:right="99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2D8A" w14:textId="63073DDB" w:rsidR="00980ACC" w:rsidRPr="00980ACC" w:rsidRDefault="00980ACC" w:rsidP="00980ACC">
    <w:pPr>
      <w:pStyle w:val="Footer"/>
      <w:ind w:left="1080" w:right="990"/>
      <w:jc w:val="right"/>
      <w:rPr>
        <w:rFonts w:ascii="Avenir Next" w:hAnsi="Avenir Next"/>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594E" w14:textId="77777777" w:rsidR="006535DD" w:rsidRDefault="006535DD" w:rsidP="006535DD">
    <w:pPr>
      <w:ind w:right="63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58D9" w14:textId="3CD4BEBD" w:rsidR="002C409A" w:rsidRPr="006535DD" w:rsidRDefault="002C409A" w:rsidP="006535DD">
    <w:pPr>
      <w:pStyle w:val="Footer"/>
      <w:ind w:left="1080" w:right="99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F57E" w14:textId="77777777" w:rsidR="002C409A" w:rsidRDefault="002C409A" w:rsidP="006535DD">
    <w:pPr>
      <w:ind w:right="63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0EFE" w14:textId="48A628E8" w:rsidR="006535DD" w:rsidRDefault="006535DD" w:rsidP="00980ACC">
    <w:pPr>
      <w:pStyle w:val="Footer"/>
      <w:ind w:left="1080" w:right="990"/>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2383" w14:textId="77777777" w:rsidR="006535DD" w:rsidRDefault="006535DD" w:rsidP="006535DD">
    <w:pPr>
      <w:ind w:right="63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92B1A" w14:textId="77777777" w:rsidR="002D4C7A" w:rsidRDefault="002D4C7A" w:rsidP="00980ACC">
      <w:r>
        <w:separator/>
      </w:r>
    </w:p>
  </w:footnote>
  <w:footnote w:type="continuationSeparator" w:id="0">
    <w:p w14:paraId="7E6214BC" w14:textId="77777777" w:rsidR="002D4C7A" w:rsidRDefault="002D4C7A" w:rsidP="00980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BCCD" w14:textId="77777777" w:rsidR="008318ED" w:rsidRDefault="008318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1492" w14:textId="024DA022" w:rsidR="00980ACC" w:rsidRDefault="00980ACC">
    <w:pPr>
      <w:pStyle w:val="Header"/>
    </w:pPr>
    <w:r>
      <w:rPr>
        <w:noProof/>
      </w:rPr>
      <w:drawing>
        <wp:inline distT="0" distB="0" distL="0" distR="0" wp14:anchorId="7704E77B" wp14:editId="50D94E39">
          <wp:extent cx="7772400" cy="624205"/>
          <wp:effectExtent l="0" t="0" r="0" b="0"/>
          <wp:docPr id="80" name="Picture 80" descr="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ctangle&#10;&#10;Description automatically generated"/>
                  <pic:cNvPicPr/>
                </pic:nvPicPr>
                <pic:blipFill rotWithShape="1">
                  <a:blip r:embed="rId1">
                    <a:extLst>
                      <a:ext uri="{28A0092B-C50C-407E-A947-70E740481C1C}">
                        <a14:useLocalDpi xmlns:a14="http://schemas.microsoft.com/office/drawing/2010/main" val="0"/>
                      </a:ext>
                    </a:extLst>
                  </a:blip>
                  <a:srcRect b="77218"/>
                  <a:stretch/>
                </pic:blipFill>
                <pic:spPr bwMode="auto">
                  <a:xfrm>
                    <a:off x="0" y="0"/>
                    <a:ext cx="7772400" cy="62420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75AE" w14:textId="7479036D" w:rsidR="00980ACC" w:rsidRDefault="00980ACC">
    <w:pPr>
      <w:pStyle w:val="Header"/>
    </w:pPr>
    <w:r>
      <w:rPr>
        <w:noProof/>
      </w:rPr>
      <w:drawing>
        <wp:inline distT="0" distB="0" distL="0" distR="0" wp14:anchorId="618570FF" wp14:editId="3D70B11D">
          <wp:extent cx="7772400" cy="624213"/>
          <wp:effectExtent l="0" t="0" r="0" b="0"/>
          <wp:docPr id="81" name="Picture 81" descr="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ctangle&#10;&#10;Description automatically generated"/>
                  <pic:cNvPicPr/>
                </pic:nvPicPr>
                <pic:blipFill rotWithShape="1">
                  <a:blip r:embed="rId1">
                    <a:extLst>
                      <a:ext uri="{28A0092B-C50C-407E-A947-70E740481C1C}">
                        <a14:useLocalDpi xmlns:a14="http://schemas.microsoft.com/office/drawing/2010/main" val="0"/>
                      </a:ext>
                    </a:extLst>
                  </a:blip>
                  <a:srcRect b="77218"/>
                  <a:stretch/>
                </pic:blipFill>
                <pic:spPr bwMode="auto">
                  <a:xfrm>
                    <a:off x="0" y="0"/>
                    <a:ext cx="7772400" cy="62421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06A"/>
    <w:multiLevelType w:val="multilevel"/>
    <w:tmpl w:val="D326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125F"/>
    <w:multiLevelType w:val="multilevel"/>
    <w:tmpl w:val="ED64C0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396389"/>
    <w:multiLevelType w:val="hybridMultilevel"/>
    <w:tmpl w:val="2CAE6F9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678541D"/>
    <w:multiLevelType w:val="hybridMultilevel"/>
    <w:tmpl w:val="993C3212"/>
    <w:lvl w:ilvl="0" w:tplc="1C090001">
      <w:start w:val="1"/>
      <w:numFmt w:val="bullet"/>
      <w:lvlText w:val=""/>
      <w:lvlJc w:val="left"/>
      <w:pPr>
        <w:ind w:left="13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 w15:restartNumberingAfterBreak="0">
    <w:nsid w:val="08CD4DE0"/>
    <w:multiLevelType w:val="multilevel"/>
    <w:tmpl w:val="A7B07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C5CB3"/>
    <w:multiLevelType w:val="multilevel"/>
    <w:tmpl w:val="150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C6B32"/>
    <w:multiLevelType w:val="multilevel"/>
    <w:tmpl w:val="56127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93F4C"/>
    <w:multiLevelType w:val="multilevel"/>
    <w:tmpl w:val="1C7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11AB3"/>
    <w:multiLevelType w:val="hybridMultilevel"/>
    <w:tmpl w:val="78CEF7CA"/>
    <w:lvl w:ilvl="0" w:tplc="D24C302C">
      <w:numFmt w:val="bullet"/>
      <w:lvlText w:val="-"/>
      <w:lvlJc w:val="left"/>
      <w:pPr>
        <w:ind w:left="1620" w:hanging="360"/>
      </w:pPr>
      <w:rPr>
        <w:rFonts w:ascii="Avenir Next" w:eastAsia="Times New Roman" w:hAnsi="Avenir Next" w:cs="Open Sans" w:hint="default"/>
      </w:rPr>
    </w:lvl>
    <w:lvl w:ilvl="1" w:tplc="1C090003" w:tentative="1">
      <w:start w:val="1"/>
      <w:numFmt w:val="bullet"/>
      <w:lvlText w:val="o"/>
      <w:lvlJc w:val="left"/>
      <w:pPr>
        <w:ind w:left="2340" w:hanging="360"/>
      </w:pPr>
      <w:rPr>
        <w:rFonts w:ascii="Courier New" w:hAnsi="Courier New" w:cs="Courier New" w:hint="default"/>
      </w:rPr>
    </w:lvl>
    <w:lvl w:ilvl="2" w:tplc="1C090005" w:tentative="1">
      <w:start w:val="1"/>
      <w:numFmt w:val="bullet"/>
      <w:lvlText w:val=""/>
      <w:lvlJc w:val="left"/>
      <w:pPr>
        <w:ind w:left="3060" w:hanging="360"/>
      </w:pPr>
      <w:rPr>
        <w:rFonts w:ascii="Wingdings" w:hAnsi="Wingdings" w:hint="default"/>
      </w:rPr>
    </w:lvl>
    <w:lvl w:ilvl="3" w:tplc="1C090001" w:tentative="1">
      <w:start w:val="1"/>
      <w:numFmt w:val="bullet"/>
      <w:lvlText w:val=""/>
      <w:lvlJc w:val="left"/>
      <w:pPr>
        <w:ind w:left="3780" w:hanging="360"/>
      </w:pPr>
      <w:rPr>
        <w:rFonts w:ascii="Symbol" w:hAnsi="Symbol" w:hint="default"/>
      </w:rPr>
    </w:lvl>
    <w:lvl w:ilvl="4" w:tplc="1C090003" w:tentative="1">
      <w:start w:val="1"/>
      <w:numFmt w:val="bullet"/>
      <w:lvlText w:val="o"/>
      <w:lvlJc w:val="left"/>
      <w:pPr>
        <w:ind w:left="4500" w:hanging="360"/>
      </w:pPr>
      <w:rPr>
        <w:rFonts w:ascii="Courier New" w:hAnsi="Courier New" w:cs="Courier New" w:hint="default"/>
      </w:rPr>
    </w:lvl>
    <w:lvl w:ilvl="5" w:tplc="1C090005" w:tentative="1">
      <w:start w:val="1"/>
      <w:numFmt w:val="bullet"/>
      <w:lvlText w:val=""/>
      <w:lvlJc w:val="left"/>
      <w:pPr>
        <w:ind w:left="5220" w:hanging="360"/>
      </w:pPr>
      <w:rPr>
        <w:rFonts w:ascii="Wingdings" w:hAnsi="Wingdings" w:hint="default"/>
      </w:rPr>
    </w:lvl>
    <w:lvl w:ilvl="6" w:tplc="1C090001" w:tentative="1">
      <w:start w:val="1"/>
      <w:numFmt w:val="bullet"/>
      <w:lvlText w:val=""/>
      <w:lvlJc w:val="left"/>
      <w:pPr>
        <w:ind w:left="5940" w:hanging="360"/>
      </w:pPr>
      <w:rPr>
        <w:rFonts w:ascii="Symbol" w:hAnsi="Symbol" w:hint="default"/>
      </w:rPr>
    </w:lvl>
    <w:lvl w:ilvl="7" w:tplc="1C090003" w:tentative="1">
      <w:start w:val="1"/>
      <w:numFmt w:val="bullet"/>
      <w:lvlText w:val="o"/>
      <w:lvlJc w:val="left"/>
      <w:pPr>
        <w:ind w:left="6660" w:hanging="360"/>
      </w:pPr>
      <w:rPr>
        <w:rFonts w:ascii="Courier New" w:hAnsi="Courier New" w:cs="Courier New" w:hint="default"/>
      </w:rPr>
    </w:lvl>
    <w:lvl w:ilvl="8" w:tplc="1C090005" w:tentative="1">
      <w:start w:val="1"/>
      <w:numFmt w:val="bullet"/>
      <w:lvlText w:val=""/>
      <w:lvlJc w:val="left"/>
      <w:pPr>
        <w:ind w:left="7380" w:hanging="360"/>
      </w:pPr>
      <w:rPr>
        <w:rFonts w:ascii="Wingdings" w:hAnsi="Wingdings" w:hint="default"/>
      </w:rPr>
    </w:lvl>
  </w:abstractNum>
  <w:abstractNum w:abstractNumId="9" w15:restartNumberingAfterBreak="0">
    <w:nsid w:val="0F1A04D7"/>
    <w:multiLevelType w:val="multilevel"/>
    <w:tmpl w:val="B36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F17E9"/>
    <w:multiLevelType w:val="multilevel"/>
    <w:tmpl w:val="043CC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FA03287"/>
    <w:multiLevelType w:val="hybridMultilevel"/>
    <w:tmpl w:val="6AB664C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10692CCB"/>
    <w:multiLevelType w:val="multilevel"/>
    <w:tmpl w:val="328EE1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0F67254"/>
    <w:multiLevelType w:val="multilevel"/>
    <w:tmpl w:val="9D5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4036C"/>
    <w:multiLevelType w:val="multilevel"/>
    <w:tmpl w:val="D934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E092F"/>
    <w:multiLevelType w:val="hybridMultilevel"/>
    <w:tmpl w:val="26388856"/>
    <w:lvl w:ilvl="0" w:tplc="1C090001">
      <w:start w:val="1"/>
      <w:numFmt w:val="bullet"/>
      <w:lvlText w:val=""/>
      <w:lvlJc w:val="left"/>
      <w:pPr>
        <w:ind w:left="1710" w:hanging="360"/>
      </w:pPr>
      <w:rPr>
        <w:rFonts w:ascii="Symbol" w:hAnsi="Symbol" w:hint="default"/>
      </w:rPr>
    </w:lvl>
    <w:lvl w:ilvl="1" w:tplc="1C090003" w:tentative="1">
      <w:start w:val="1"/>
      <w:numFmt w:val="bullet"/>
      <w:lvlText w:val="o"/>
      <w:lvlJc w:val="left"/>
      <w:pPr>
        <w:ind w:left="2430" w:hanging="360"/>
      </w:pPr>
      <w:rPr>
        <w:rFonts w:ascii="Courier New" w:hAnsi="Courier New" w:cs="Courier New" w:hint="default"/>
      </w:rPr>
    </w:lvl>
    <w:lvl w:ilvl="2" w:tplc="1C090005" w:tentative="1">
      <w:start w:val="1"/>
      <w:numFmt w:val="bullet"/>
      <w:lvlText w:val=""/>
      <w:lvlJc w:val="left"/>
      <w:pPr>
        <w:ind w:left="3150" w:hanging="360"/>
      </w:pPr>
      <w:rPr>
        <w:rFonts w:ascii="Wingdings" w:hAnsi="Wingdings" w:hint="default"/>
      </w:rPr>
    </w:lvl>
    <w:lvl w:ilvl="3" w:tplc="1C090001" w:tentative="1">
      <w:start w:val="1"/>
      <w:numFmt w:val="bullet"/>
      <w:lvlText w:val=""/>
      <w:lvlJc w:val="left"/>
      <w:pPr>
        <w:ind w:left="3870" w:hanging="360"/>
      </w:pPr>
      <w:rPr>
        <w:rFonts w:ascii="Symbol" w:hAnsi="Symbol" w:hint="default"/>
      </w:rPr>
    </w:lvl>
    <w:lvl w:ilvl="4" w:tplc="1C090003" w:tentative="1">
      <w:start w:val="1"/>
      <w:numFmt w:val="bullet"/>
      <w:lvlText w:val="o"/>
      <w:lvlJc w:val="left"/>
      <w:pPr>
        <w:ind w:left="4590" w:hanging="360"/>
      </w:pPr>
      <w:rPr>
        <w:rFonts w:ascii="Courier New" w:hAnsi="Courier New" w:cs="Courier New" w:hint="default"/>
      </w:rPr>
    </w:lvl>
    <w:lvl w:ilvl="5" w:tplc="1C090005" w:tentative="1">
      <w:start w:val="1"/>
      <w:numFmt w:val="bullet"/>
      <w:lvlText w:val=""/>
      <w:lvlJc w:val="left"/>
      <w:pPr>
        <w:ind w:left="5310" w:hanging="360"/>
      </w:pPr>
      <w:rPr>
        <w:rFonts w:ascii="Wingdings" w:hAnsi="Wingdings" w:hint="default"/>
      </w:rPr>
    </w:lvl>
    <w:lvl w:ilvl="6" w:tplc="1C090001" w:tentative="1">
      <w:start w:val="1"/>
      <w:numFmt w:val="bullet"/>
      <w:lvlText w:val=""/>
      <w:lvlJc w:val="left"/>
      <w:pPr>
        <w:ind w:left="6030" w:hanging="360"/>
      </w:pPr>
      <w:rPr>
        <w:rFonts w:ascii="Symbol" w:hAnsi="Symbol" w:hint="default"/>
      </w:rPr>
    </w:lvl>
    <w:lvl w:ilvl="7" w:tplc="1C090003" w:tentative="1">
      <w:start w:val="1"/>
      <w:numFmt w:val="bullet"/>
      <w:lvlText w:val="o"/>
      <w:lvlJc w:val="left"/>
      <w:pPr>
        <w:ind w:left="6750" w:hanging="360"/>
      </w:pPr>
      <w:rPr>
        <w:rFonts w:ascii="Courier New" w:hAnsi="Courier New" w:cs="Courier New" w:hint="default"/>
      </w:rPr>
    </w:lvl>
    <w:lvl w:ilvl="8" w:tplc="1C090005" w:tentative="1">
      <w:start w:val="1"/>
      <w:numFmt w:val="bullet"/>
      <w:lvlText w:val=""/>
      <w:lvlJc w:val="left"/>
      <w:pPr>
        <w:ind w:left="7470" w:hanging="360"/>
      </w:pPr>
      <w:rPr>
        <w:rFonts w:ascii="Wingdings" w:hAnsi="Wingdings" w:hint="default"/>
      </w:rPr>
    </w:lvl>
  </w:abstractNum>
  <w:abstractNum w:abstractNumId="16" w15:restartNumberingAfterBreak="0">
    <w:nsid w:val="149B28F5"/>
    <w:multiLevelType w:val="multilevel"/>
    <w:tmpl w:val="DCA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2497F"/>
    <w:multiLevelType w:val="hybridMultilevel"/>
    <w:tmpl w:val="0E206768"/>
    <w:lvl w:ilvl="0" w:tplc="1C090001">
      <w:start w:val="1"/>
      <w:numFmt w:val="bullet"/>
      <w:lvlText w:val=""/>
      <w:lvlJc w:val="left"/>
      <w:pPr>
        <w:ind w:left="2160" w:hanging="360"/>
      </w:pPr>
      <w:rPr>
        <w:rFonts w:ascii="Symbol" w:hAnsi="Symbol" w:hint="default"/>
      </w:rPr>
    </w:lvl>
    <w:lvl w:ilvl="1" w:tplc="85C2FC52">
      <w:numFmt w:val="bullet"/>
      <w:lvlText w:val="•"/>
      <w:lvlJc w:val="left"/>
      <w:pPr>
        <w:ind w:left="2880" w:hanging="360"/>
      </w:pPr>
      <w:rPr>
        <w:rFonts w:ascii="Avenir Next" w:eastAsia="Times New Roman" w:hAnsi="Avenir Next" w:cs="Open Sans"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8" w15:restartNumberingAfterBreak="0">
    <w:nsid w:val="18535B10"/>
    <w:multiLevelType w:val="hybridMultilevel"/>
    <w:tmpl w:val="CE9A9F40"/>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9" w15:restartNumberingAfterBreak="0">
    <w:nsid w:val="1C1A4966"/>
    <w:multiLevelType w:val="hybridMultilevel"/>
    <w:tmpl w:val="132AB604"/>
    <w:lvl w:ilvl="0" w:tplc="1C090001">
      <w:start w:val="1"/>
      <w:numFmt w:val="bullet"/>
      <w:lvlText w:val=""/>
      <w:lvlJc w:val="left"/>
      <w:pPr>
        <w:ind w:left="162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0" w15:restartNumberingAfterBreak="0">
    <w:nsid w:val="1C3425C6"/>
    <w:multiLevelType w:val="hybridMultilevel"/>
    <w:tmpl w:val="BE3A6394"/>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21" w15:restartNumberingAfterBreak="0">
    <w:nsid w:val="1D8B0468"/>
    <w:multiLevelType w:val="hybridMultilevel"/>
    <w:tmpl w:val="701A21F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2" w15:restartNumberingAfterBreak="0">
    <w:nsid w:val="1EDD397A"/>
    <w:multiLevelType w:val="multilevel"/>
    <w:tmpl w:val="728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F1868"/>
    <w:multiLevelType w:val="hybridMultilevel"/>
    <w:tmpl w:val="FB94F48A"/>
    <w:lvl w:ilvl="0" w:tplc="D24C302C">
      <w:numFmt w:val="bullet"/>
      <w:lvlText w:val="-"/>
      <w:lvlJc w:val="left"/>
      <w:pPr>
        <w:ind w:left="1620" w:hanging="360"/>
      </w:pPr>
      <w:rPr>
        <w:rFonts w:ascii="Avenir Next" w:eastAsia="Times New Roman" w:hAnsi="Avenir Next" w:cs="Open San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23DC6EBE"/>
    <w:multiLevelType w:val="multilevel"/>
    <w:tmpl w:val="62CCB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D15B8"/>
    <w:multiLevelType w:val="multilevel"/>
    <w:tmpl w:val="E63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A06F44"/>
    <w:multiLevelType w:val="multilevel"/>
    <w:tmpl w:val="A52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61D4B"/>
    <w:multiLevelType w:val="multilevel"/>
    <w:tmpl w:val="E7181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8161850"/>
    <w:multiLevelType w:val="multilevel"/>
    <w:tmpl w:val="B8005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14BE4"/>
    <w:multiLevelType w:val="hybridMultilevel"/>
    <w:tmpl w:val="6368EAD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15:restartNumberingAfterBreak="0">
    <w:nsid w:val="2BA17F65"/>
    <w:multiLevelType w:val="multilevel"/>
    <w:tmpl w:val="310E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90720"/>
    <w:multiLevelType w:val="hybridMultilevel"/>
    <w:tmpl w:val="348A163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2" w15:restartNumberingAfterBreak="0">
    <w:nsid w:val="2D282472"/>
    <w:multiLevelType w:val="multilevel"/>
    <w:tmpl w:val="CD5A8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6334B"/>
    <w:multiLevelType w:val="hybridMultilevel"/>
    <w:tmpl w:val="0828234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34" w15:restartNumberingAfterBreak="0">
    <w:nsid w:val="2E9E2942"/>
    <w:multiLevelType w:val="hybridMultilevel"/>
    <w:tmpl w:val="9A6EDC3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35" w15:restartNumberingAfterBreak="0">
    <w:nsid w:val="2F6D2CFE"/>
    <w:multiLevelType w:val="multilevel"/>
    <w:tmpl w:val="837E1790"/>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6" w15:restartNumberingAfterBreak="0">
    <w:nsid w:val="2F7E385A"/>
    <w:multiLevelType w:val="hybridMultilevel"/>
    <w:tmpl w:val="0486D546"/>
    <w:lvl w:ilvl="0" w:tplc="D24C302C">
      <w:numFmt w:val="bullet"/>
      <w:lvlText w:val="-"/>
      <w:lvlJc w:val="left"/>
      <w:pPr>
        <w:ind w:left="1350" w:hanging="360"/>
      </w:pPr>
      <w:rPr>
        <w:rFonts w:ascii="Avenir Next" w:eastAsia="Times New Roman" w:hAnsi="Avenir Next" w:cs="Open Sans" w:hint="default"/>
      </w:rPr>
    </w:lvl>
    <w:lvl w:ilvl="1" w:tplc="1C090003">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7" w15:restartNumberingAfterBreak="0">
    <w:nsid w:val="2FAB63CA"/>
    <w:multiLevelType w:val="multilevel"/>
    <w:tmpl w:val="F1A0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442E9"/>
    <w:multiLevelType w:val="hybridMultilevel"/>
    <w:tmpl w:val="DBD8787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387F121F"/>
    <w:multiLevelType w:val="multilevel"/>
    <w:tmpl w:val="B836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965EC7"/>
    <w:multiLevelType w:val="multilevel"/>
    <w:tmpl w:val="A90E2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B597C49"/>
    <w:multiLevelType w:val="hybridMultilevel"/>
    <w:tmpl w:val="48F43D74"/>
    <w:lvl w:ilvl="0" w:tplc="1C090001">
      <w:start w:val="1"/>
      <w:numFmt w:val="bullet"/>
      <w:lvlText w:val=""/>
      <w:lvlJc w:val="left"/>
      <w:pPr>
        <w:ind w:left="1710" w:hanging="360"/>
      </w:pPr>
      <w:rPr>
        <w:rFonts w:ascii="Symbol" w:hAnsi="Symbol" w:hint="default"/>
      </w:rPr>
    </w:lvl>
    <w:lvl w:ilvl="1" w:tplc="1C090003" w:tentative="1">
      <w:start w:val="1"/>
      <w:numFmt w:val="bullet"/>
      <w:lvlText w:val="o"/>
      <w:lvlJc w:val="left"/>
      <w:pPr>
        <w:ind w:left="2430" w:hanging="360"/>
      </w:pPr>
      <w:rPr>
        <w:rFonts w:ascii="Courier New" w:hAnsi="Courier New" w:cs="Courier New" w:hint="default"/>
      </w:rPr>
    </w:lvl>
    <w:lvl w:ilvl="2" w:tplc="1C090005" w:tentative="1">
      <w:start w:val="1"/>
      <w:numFmt w:val="bullet"/>
      <w:lvlText w:val=""/>
      <w:lvlJc w:val="left"/>
      <w:pPr>
        <w:ind w:left="3150" w:hanging="360"/>
      </w:pPr>
      <w:rPr>
        <w:rFonts w:ascii="Wingdings" w:hAnsi="Wingdings" w:hint="default"/>
      </w:rPr>
    </w:lvl>
    <w:lvl w:ilvl="3" w:tplc="1C090001" w:tentative="1">
      <w:start w:val="1"/>
      <w:numFmt w:val="bullet"/>
      <w:lvlText w:val=""/>
      <w:lvlJc w:val="left"/>
      <w:pPr>
        <w:ind w:left="3870" w:hanging="360"/>
      </w:pPr>
      <w:rPr>
        <w:rFonts w:ascii="Symbol" w:hAnsi="Symbol" w:hint="default"/>
      </w:rPr>
    </w:lvl>
    <w:lvl w:ilvl="4" w:tplc="1C090003" w:tentative="1">
      <w:start w:val="1"/>
      <w:numFmt w:val="bullet"/>
      <w:lvlText w:val="o"/>
      <w:lvlJc w:val="left"/>
      <w:pPr>
        <w:ind w:left="4590" w:hanging="360"/>
      </w:pPr>
      <w:rPr>
        <w:rFonts w:ascii="Courier New" w:hAnsi="Courier New" w:cs="Courier New" w:hint="default"/>
      </w:rPr>
    </w:lvl>
    <w:lvl w:ilvl="5" w:tplc="1C090005" w:tentative="1">
      <w:start w:val="1"/>
      <w:numFmt w:val="bullet"/>
      <w:lvlText w:val=""/>
      <w:lvlJc w:val="left"/>
      <w:pPr>
        <w:ind w:left="5310" w:hanging="360"/>
      </w:pPr>
      <w:rPr>
        <w:rFonts w:ascii="Wingdings" w:hAnsi="Wingdings" w:hint="default"/>
      </w:rPr>
    </w:lvl>
    <w:lvl w:ilvl="6" w:tplc="1C090001" w:tentative="1">
      <w:start w:val="1"/>
      <w:numFmt w:val="bullet"/>
      <w:lvlText w:val=""/>
      <w:lvlJc w:val="left"/>
      <w:pPr>
        <w:ind w:left="6030" w:hanging="360"/>
      </w:pPr>
      <w:rPr>
        <w:rFonts w:ascii="Symbol" w:hAnsi="Symbol" w:hint="default"/>
      </w:rPr>
    </w:lvl>
    <w:lvl w:ilvl="7" w:tplc="1C090003" w:tentative="1">
      <w:start w:val="1"/>
      <w:numFmt w:val="bullet"/>
      <w:lvlText w:val="o"/>
      <w:lvlJc w:val="left"/>
      <w:pPr>
        <w:ind w:left="6750" w:hanging="360"/>
      </w:pPr>
      <w:rPr>
        <w:rFonts w:ascii="Courier New" w:hAnsi="Courier New" w:cs="Courier New" w:hint="default"/>
      </w:rPr>
    </w:lvl>
    <w:lvl w:ilvl="8" w:tplc="1C090005" w:tentative="1">
      <w:start w:val="1"/>
      <w:numFmt w:val="bullet"/>
      <w:lvlText w:val=""/>
      <w:lvlJc w:val="left"/>
      <w:pPr>
        <w:ind w:left="7470" w:hanging="360"/>
      </w:pPr>
      <w:rPr>
        <w:rFonts w:ascii="Wingdings" w:hAnsi="Wingdings" w:hint="default"/>
      </w:rPr>
    </w:lvl>
  </w:abstractNum>
  <w:abstractNum w:abstractNumId="42" w15:restartNumberingAfterBreak="0">
    <w:nsid w:val="40EB341D"/>
    <w:multiLevelType w:val="hybridMultilevel"/>
    <w:tmpl w:val="E2160D14"/>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43" w15:restartNumberingAfterBreak="0">
    <w:nsid w:val="41B338BB"/>
    <w:multiLevelType w:val="multilevel"/>
    <w:tmpl w:val="3F1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FB0396"/>
    <w:multiLevelType w:val="multilevel"/>
    <w:tmpl w:val="797AD40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5" w15:restartNumberingAfterBreak="0">
    <w:nsid w:val="4592266A"/>
    <w:multiLevelType w:val="multilevel"/>
    <w:tmpl w:val="CBAC0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F2A96"/>
    <w:multiLevelType w:val="multilevel"/>
    <w:tmpl w:val="06F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317843"/>
    <w:multiLevelType w:val="hybridMultilevel"/>
    <w:tmpl w:val="1396C7CC"/>
    <w:lvl w:ilvl="0" w:tplc="1C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8" w15:restartNumberingAfterBreak="0">
    <w:nsid w:val="46EB7B08"/>
    <w:multiLevelType w:val="multilevel"/>
    <w:tmpl w:val="5CA8EDA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9" w15:restartNumberingAfterBreak="0">
    <w:nsid w:val="4885512E"/>
    <w:multiLevelType w:val="multilevel"/>
    <w:tmpl w:val="219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4C05F3"/>
    <w:multiLevelType w:val="multilevel"/>
    <w:tmpl w:val="D966A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1A2191"/>
    <w:multiLevelType w:val="hybridMultilevel"/>
    <w:tmpl w:val="9364D18E"/>
    <w:lvl w:ilvl="0" w:tplc="F62CA488">
      <w:start w:val="4"/>
      <w:numFmt w:val="bullet"/>
      <w:lvlText w:val="-"/>
      <w:lvlJc w:val="left"/>
      <w:pPr>
        <w:ind w:left="4680" w:hanging="360"/>
      </w:pPr>
      <w:rPr>
        <w:rFonts w:ascii="Avenir Next" w:eastAsia="Times New Roman" w:hAnsi="Avenir Next" w:cs="Open Sans"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52" w15:restartNumberingAfterBreak="0">
    <w:nsid w:val="4E350869"/>
    <w:multiLevelType w:val="hybridMultilevel"/>
    <w:tmpl w:val="B790A4B8"/>
    <w:lvl w:ilvl="0" w:tplc="1C090001">
      <w:start w:val="1"/>
      <w:numFmt w:val="bullet"/>
      <w:lvlText w:val=""/>
      <w:lvlJc w:val="left"/>
      <w:pPr>
        <w:ind w:left="162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3" w15:restartNumberingAfterBreak="0">
    <w:nsid w:val="4F35736D"/>
    <w:multiLevelType w:val="hybridMultilevel"/>
    <w:tmpl w:val="CD48BBBE"/>
    <w:lvl w:ilvl="0" w:tplc="87462DD0">
      <w:numFmt w:val="bullet"/>
      <w:lvlText w:val="-"/>
      <w:lvlJc w:val="left"/>
      <w:pPr>
        <w:ind w:left="1350" w:hanging="360"/>
      </w:pPr>
      <w:rPr>
        <w:rFonts w:ascii="Avenir Next" w:eastAsia="Times New Roman" w:hAnsi="Avenir Next" w:cs="Open Sans"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54" w15:restartNumberingAfterBreak="0">
    <w:nsid w:val="518A709F"/>
    <w:multiLevelType w:val="multilevel"/>
    <w:tmpl w:val="957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067C35"/>
    <w:multiLevelType w:val="hybridMultilevel"/>
    <w:tmpl w:val="DADA7704"/>
    <w:lvl w:ilvl="0" w:tplc="F00C91AC">
      <w:numFmt w:val="bullet"/>
      <w:lvlText w:val="-"/>
      <w:lvlJc w:val="left"/>
      <w:pPr>
        <w:ind w:left="1350" w:hanging="360"/>
      </w:pPr>
      <w:rPr>
        <w:rFonts w:ascii="Avenir Next" w:eastAsia="Times New Roman" w:hAnsi="Avenir Next" w:cs="Open Sans"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56" w15:restartNumberingAfterBreak="0">
    <w:nsid w:val="53343E05"/>
    <w:multiLevelType w:val="hybridMultilevel"/>
    <w:tmpl w:val="FF3A1FB8"/>
    <w:lvl w:ilvl="0" w:tplc="D24C302C">
      <w:numFmt w:val="bullet"/>
      <w:lvlText w:val="-"/>
      <w:lvlJc w:val="left"/>
      <w:pPr>
        <w:ind w:left="2880" w:hanging="360"/>
      </w:pPr>
      <w:rPr>
        <w:rFonts w:ascii="Avenir Next" w:eastAsia="Times New Roman" w:hAnsi="Avenir Next" w:cs="Open Sans" w:hint="default"/>
      </w:rPr>
    </w:lvl>
    <w:lvl w:ilvl="1" w:tplc="1C090003">
      <w:start w:val="1"/>
      <w:numFmt w:val="bullet"/>
      <w:lvlText w:val="o"/>
      <w:lvlJc w:val="left"/>
      <w:pPr>
        <w:ind w:left="2700" w:hanging="360"/>
      </w:pPr>
      <w:rPr>
        <w:rFonts w:ascii="Courier New" w:hAnsi="Courier New" w:cs="Courier New" w:hint="default"/>
      </w:rPr>
    </w:lvl>
    <w:lvl w:ilvl="2" w:tplc="1C090005" w:tentative="1">
      <w:start w:val="1"/>
      <w:numFmt w:val="bullet"/>
      <w:lvlText w:val=""/>
      <w:lvlJc w:val="left"/>
      <w:pPr>
        <w:ind w:left="3420" w:hanging="360"/>
      </w:pPr>
      <w:rPr>
        <w:rFonts w:ascii="Wingdings" w:hAnsi="Wingdings" w:hint="default"/>
      </w:rPr>
    </w:lvl>
    <w:lvl w:ilvl="3" w:tplc="1C090001" w:tentative="1">
      <w:start w:val="1"/>
      <w:numFmt w:val="bullet"/>
      <w:lvlText w:val=""/>
      <w:lvlJc w:val="left"/>
      <w:pPr>
        <w:ind w:left="4140" w:hanging="360"/>
      </w:pPr>
      <w:rPr>
        <w:rFonts w:ascii="Symbol" w:hAnsi="Symbol" w:hint="default"/>
      </w:rPr>
    </w:lvl>
    <w:lvl w:ilvl="4" w:tplc="1C090003" w:tentative="1">
      <w:start w:val="1"/>
      <w:numFmt w:val="bullet"/>
      <w:lvlText w:val="o"/>
      <w:lvlJc w:val="left"/>
      <w:pPr>
        <w:ind w:left="4860" w:hanging="360"/>
      </w:pPr>
      <w:rPr>
        <w:rFonts w:ascii="Courier New" w:hAnsi="Courier New" w:cs="Courier New" w:hint="default"/>
      </w:rPr>
    </w:lvl>
    <w:lvl w:ilvl="5" w:tplc="1C090005" w:tentative="1">
      <w:start w:val="1"/>
      <w:numFmt w:val="bullet"/>
      <w:lvlText w:val=""/>
      <w:lvlJc w:val="left"/>
      <w:pPr>
        <w:ind w:left="5580" w:hanging="360"/>
      </w:pPr>
      <w:rPr>
        <w:rFonts w:ascii="Wingdings" w:hAnsi="Wingdings" w:hint="default"/>
      </w:rPr>
    </w:lvl>
    <w:lvl w:ilvl="6" w:tplc="1C090001" w:tentative="1">
      <w:start w:val="1"/>
      <w:numFmt w:val="bullet"/>
      <w:lvlText w:val=""/>
      <w:lvlJc w:val="left"/>
      <w:pPr>
        <w:ind w:left="6300" w:hanging="360"/>
      </w:pPr>
      <w:rPr>
        <w:rFonts w:ascii="Symbol" w:hAnsi="Symbol" w:hint="default"/>
      </w:rPr>
    </w:lvl>
    <w:lvl w:ilvl="7" w:tplc="1C090003" w:tentative="1">
      <w:start w:val="1"/>
      <w:numFmt w:val="bullet"/>
      <w:lvlText w:val="o"/>
      <w:lvlJc w:val="left"/>
      <w:pPr>
        <w:ind w:left="7020" w:hanging="360"/>
      </w:pPr>
      <w:rPr>
        <w:rFonts w:ascii="Courier New" w:hAnsi="Courier New" w:cs="Courier New" w:hint="default"/>
      </w:rPr>
    </w:lvl>
    <w:lvl w:ilvl="8" w:tplc="1C090005" w:tentative="1">
      <w:start w:val="1"/>
      <w:numFmt w:val="bullet"/>
      <w:lvlText w:val=""/>
      <w:lvlJc w:val="left"/>
      <w:pPr>
        <w:ind w:left="7740" w:hanging="360"/>
      </w:pPr>
      <w:rPr>
        <w:rFonts w:ascii="Wingdings" w:hAnsi="Wingdings" w:hint="default"/>
      </w:rPr>
    </w:lvl>
  </w:abstractNum>
  <w:abstractNum w:abstractNumId="57" w15:restartNumberingAfterBreak="0">
    <w:nsid w:val="561539BF"/>
    <w:multiLevelType w:val="multilevel"/>
    <w:tmpl w:val="3856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CD3604"/>
    <w:multiLevelType w:val="multilevel"/>
    <w:tmpl w:val="068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2A071A"/>
    <w:multiLevelType w:val="hybridMultilevel"/>
    <w:tmpl w:val="8F041A2A"/>
    <w:lvl w:ilvl="0" w:tplc="1C090001">
      <w:start w:val="1"/>
      <w:numFmt w:val="bullet"/>
      <w:lvlText w:val=""/>
      <w:lvlJc w:val="left"/>
      <w:pPr>
        <w:ind w:left="1350" w:hanging="360"/>
      </w:pPr>
      <w:rPr>
        <w:rFonts w:ascii="Symbol" w:hAnsi="Symbol"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60" w15:restartNumberingAfterBreak="0">
    <w:nsid w:val="58EA4282"/>
    <w:multiLevelType w:val="multilevel"/>
    <w:tmpl w:val="91C6E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606569"/>
    <w:multiLevelType w:val="multilevel"/>
    <w:tmpl w:val="5176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C6C23"/>
    <w:multiLevelType w:val="hybridMultilevel"/>
    <w:tmpl w:val="B6E853B8"/>
    <w:lvl w:ilvl="0" w:tplc="F00C91AC">
      <w:numFmt w:val="bullet"/>
      <w:lvlText w:val="-"/>
      <w:lvlJc w:val="left"/>
      <w:pPr>
        <w:ind w:left="1890" w:hanging="360"/>
      </w:pPr>
      <w:rPr>
        <w:rFonts w:ascii="Avenir Next" w:eastAsia="Times New Roman" w:hAnsi="Avenir Next" w:cs="Open Sans" w:hint="default"/>
      </w:rPr>
    </w:lvl>
    <w:lvl w:ilvl="1" w:tplc="1C090003" w:tentative="1">
      <w:start w:val="1"/>
      <w:numFmt w:val="bullet"/>
      <w:lvlText w:val="o"/>
      <w:lvlJc w:val="left"/>
      <w:pPr>
        <w:ind w:left="1980" w:hanging="360"/>
      </w:pPr>
      <w:rPr>
        <w:rFonts w:ascii="Courier New" w:hAnsi="Courier New" w:cs="Courier New" w:hint="default"/>
      </w:rPr>
    </w:lvl>
    <w:lvl w:ilvl="2" w:tplc="1C090005" w:tentative="1">
      <w:start w:val="1"/>
      <w:numFmt w:val="bullet"/>
      <w:lvlText w:val=""/>
      <w:lvlJc w:val="left"/>
      <w:pPr>
        <w:ind w:left="2700" w:hanging="360"/>
      </w:pPr>
      <w:rPr>
        <w:rFonts w:ascii="Wingdings" w:hAnsi="Wingdings" w:hint="default"/>
      </w:rPr>
    </w:lvl>
    <w:lvl w:ilvl="3" w:tplc="1C090001" w:tentative="1">
      <w:start w:val="1"/>
      <w:numFmt w:val="bullet"/>
      <w:lvlText w:val=""/>
      <w:lvlJc w:val="left"/>
      <w:pPr>
        <w:ind w:left="3420" w:hanging="360"/>
      </w:pPr>
      <w:rPr>
        <w:rFonts w:ascii="Symbol" w:hAnsi="Symbol" w:hint="default"/>
      </w:rPr>
    </w:lvl>
    <w:lvl w:ilvl="4" w:tplc="1C090003" w:tentative="1">
      <w:start w:val="1"/>
      <w:numFmt w:val="bullet"/>
      <w:lvlText w:val="o"/>
      <w:lvlJc w:val="left"/>
      <w:pPr>
        <w:ind w:left="4140" w:hanging="360"/>
      </w:pPr>
      <w:rPr>
        <w:rFonts w:ascii="Courier New" w:hAnsi="Courier New" w:cs="Courier New" w:hint="default"/>
      </w:rPr>
    </w:lvl>
    <w:lvl w:ilvl="5" w:tplc="1C090005" w:tentative="1">
      <w:start w:val="1"/>
      <w:numFmt w:val="bullet"/>
      <w:lvlText w:val=""/>
      <w:lvlJc w:val="left"/>
      <w:pPr>
        <w:ind w:left="4860" w:hanging="360"/>
      </w:pPr>
      <w:rPr>
        <w:rFonts w:ascii="Wingdings" w:hAnsi="Wingdings" w:hint="default"/>
      </w:rPr>
    </w:lvl>
    <w:lvl w:ilvl="6" w:tplc="1C090001" w:tentative="1">
      <w:start w:val="1"/>
      <w:numFmt w:val="bullet"/>
      <w:lvlText w:val=""/>
      <w:lvlJc w:val="left"/>
      <w:pPr>
        <w:ind w:left="5580" w:hanging="360"/>
      </w:pPr>
      <w:rPr>
        <w:rFonts w:ascii="Symbol" w:hAnsi="Symbol" w:hint="default"/>
      </w:rPr>
    </w:lvl>
    <w:lvl w:ilvl="7" w:tplc="1C090003" w:tentative="1">
      <w:start w:val="1"/>
      <w:numFmt w:val="bullet"/>
      <w:lvlText w:val="o"/>
      <w:lvlJc w:val="left"/>
      <w:pPr>
        <w:ind w:left="6300" w:hanging="360"/>
      </w:pPr>
      <w:rPr>
        <w:rFonts w:ascii="Courier New" w:hAnsi="Courier New" w:cs="Courier New" w:hint="default"/>
      </w:rPr>
    </w:lvl>
    <w:lvl w:ilvl="8" w:tplc="1C090005" w:tentative="1">
      <w:start w:val="1"/>
      <w:numFmt w:val="bullet"/>
      <w:lvlText w:val=""/>
      <w:lvlJc w:val="left"/>
      <w:pPr>
        <w:ind w:left="7020" w:hanging="360"/>
      </w:pPr>
      <w:rPr>
        <w:rFonts w:ascii="Wingdings" w:hAnsi="Wingdings" w:hint="default"/>
      </w:rPr>
    </w:lvl>
  </w:abstractNum>
  <w:abstractNum w:abstractNumId="63" w15:restartNumberingAfterBreak="0">
    <w:nsid w:val="5AF000C7"/>
    <w:multiLevelType w:val="hybridMultilevel"/>
    <w:tmpl w:val="E30AAF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4" w15:restartNumberingAfterBreak="0">
    <w:nsid w:val="5E662894"/>
    <w:multiLevelType w:val="multilevel"/>
    <w:tmpl w:val="F5F4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7E19C3"/>
    <w:multiLevelType w:val="hybridMultilevel"/>
    <w:tmpl w:val="FE942E68"/>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6" w15:restartNumberingAfterBreak="0">
    <w:nsid w:val="64AA18A3"/>
    <w:multiLevelType w:val="hybridMultilevel"/>
    <w:tmpl w:val="D3CAA14E"/>
    <w:lvl w:ilvl="0" w:tplc="1C090001">
      <w:start w:val="1"/>
      <w:numFmt w:val="bullet"/>
      <w:lvlText w:val=""/>
      <w:lvlJc w:val="left"/>
      <w:pPr>
        <w:ind w:left="1980" w:hanging="360"/>
      </w:pPr>
      <w:rPr>
        <w:rFonts w:ascii="Symbol" w:hAnsi="Symbol" w:hint="default"/>
      </w:rPr>
    </w:lvl>
    <w:lvl w:ilvl="1" w:tplc="1C090003" w:tentative="1">
      <w:start w:val="1"/>
      <w:numFmt w:val="bullet"/>
      <w:lvlText w:val="o"/>
      <w:lvlJc w:val="left"/>
      <w:pPr>
        <w:ind w:left="2700" w:hanging="360"/>
      </w:pPr>
      <w:rPr>
        <w:rFonts w:ascii="Courier New" w:hAnsi="Courier New" w:cs="Courier New" w:hint="default"/>
      </w:rPr>
    </w:lvl>
    <w:lvl w:ilvl="2" w:tplc="1C090005" w:tentative="1">
      <w:start w:val="1"/>
      <w:numFmt w:val="bullet"/>
      <w:lvlText w:val=""/>
      <w:lvlJc w:val="left"/>
      <w:pPr>
        <w:ind w:left="3420" w:hanging="360"/>
      </w:pPr>
      <w:rPr>
        <w:rFonts w:ascii="Wingdings" w:hAnsi="Wingdings" w:hint="default"/>
      </w:rPr>
    </w:lvl>
    <w:lvl w:ilvl="3" w:tplc="1C090001" w:tentative="1">
      <w:start w:val="1"/>
      <w:numFmt w:val="bullet"/>
      <w:lvlText w:val=""/>
      <w:lvlJc w:val="left"/>
      <w:pPr>
        <w:ind w:left="4140" w:hanging="360"/>
      </w:pPr>
      <w:rPr>
        <w:rFonts w:ascii="Symbol" w:hAnsi="Symbol" w:hint="default"/>
      </w:rPr>
    </w:lvl>
    <w:lvl w:ilvl="4" w:tplc="1C090003" w:tentative="1">
      <w:start w:val="1"/>
      <w:numFmt w:val="bullet"/>
      <w:lvlText w:val="o"/>
      <w:lvlJc w:val="left"/>
      <w:pPr>
        <w:ind w:left="4860" w:hanging="360"/>
      </w:pPr>
      <w:rPr>
        <w:rFonts w:ascii="Courier New" w:hAnsi="Courier New" w:cs="Courier New" w:hint="default"/>
      </w:rPr>
    </w:lvl>
    <w:lvl w:ilvl="5" w:tplc="1C090005" w:tentative="1">
      <w:start w:val="1"/>
      <w:numFmt w:val="bullet"/>
      <w:lvlText w:val=""/>
      <w:lvlJc w:val="left"/>
      <w:pPr>
        <w:ind w:left="5580" w:hanging="360"/>
      </w:pPr>
      <w:rPr>
        <w:rFonts w:ascii="Wingdings" w:hAnsi="Wingdings" w:hint="default"/>
      </w:rPr>
    </w:lvl>
    <w:lvl w:ilvl="6" w:tplc="1C090001" w:tentative="1">
      <w:start w:val="1"/>
      <w:numFmt w:val="bullet"/>
      <w:lvlText w:val=""/>
      <w:lvlJc w:val="left"/>
      <w:pPr>
        <w:ind w:left="6300" w:hanging="360"/>
      </w:pPr>
      <w:rPr>
        <w:rFonts w:ascii="Symbol" w:hAnsi="Symbol" w:hint="default"/>
      </w:rPr>
    </w:lvl>
    <w:lvl w:ilvl="7" w:tplc="1C090003" w:tentative="1">
      <w:start w:val="1"/>
      <w:numFmt w:val="bullet"/>
      <w:lvlText w:val="o"/>
      <w:lvlJc w:val="left"/>
      <w:pPr>
        <w:ind w:left="7020" w:hanging="360"/>
      </w:pPr>
      <w:rPr>
        <w:rFonts w:ascii="Courier New" w:hAnsi="Courier New" w:cs="Courier New" w:hint="default"/>
      </w:rPr>
    </w:lvl>
    <w:lvl w:ilvl="8" w:tplc="1C090005" w:tentative="1">
      <w:start w:val="1"/>
      <w:numFmt w:val="bullet"/>
      <w:lvlText w:val=""/>
      <w:lvlJc w:val="left"/>
      <w:pPr>
        <w:ind w:left="7740" w:hanging="360"/>
      </w:pPr>
      <w:rPr>
        <w:rFonts w:ascii="Wingdings" w:hAnsi="Wingdings" w:hint="default"/>
      </w:rPr>
    </w:lvl>
  </w:abstractNum>
  <w:abstractNum w:abstractNumId="67" w15:restartNumberingAfterBreak="0">
    <w:nsid w:val="6AF750B8"/>
    <w:multiLevelType w:val="hybridMultilevel"/>
    <w:tmpl w:val="DCBA894C"/>
    <w:lvl w:ilvl="0" w:tplc="1C090001">
      <w:start w:val="1"/>
      <w:numFmt w:val="bullet"/>
      <w:lvlText w:val=""/>
      <w:lvlJc w:val="left"/>
      <w:pPr>
        <w:ind w:left="1980" w:hanging="360"/>
      </w:pPr>
      <w:rPr>
        <w:rFonts w:ascii="Symbol" w:hAnsi="Symbol" w:hint="default"/>
      </w:rPr>
    </w:lvl>
    <w:lvl w:ilvl="1" w:tplc="1C090003" w:tentative="1">
      <w:start w:val="1"/>
      <w:numFmt w:val="bullet"/>
      <w:lvlText w:val="o"/>
      <w:lvlJc w:val="left"/>
      <w:pPr>
        <w:ind w:left="2700" w:hanging="360"/>
      </w:pPr>
      <w:rPr>
        <w:rFonts w:ascii="Courier New" w:hAnsi="Courier New" w:cs="Courier New" w:hint="default"/>
      </w:rPr>
    </w:lvl>
    <w:lvl w:ilvl="2" w:tplc="1C090005" w:tentative="1">
      <w:start w:val="1"/>
      <w:numFmt w:val="bullet"/>
      <w:lvlText w:val=""/>
      <w:lvlJc w:val="left"/>
      <w:pPr>
        <w:ind w:left="3420" w:hanging="360"/>
      </w:pPr>
      <w:rPr>
        <w:rFonts w:ascii="Wingdings" w:hAnsi="Wingdings" w:hint="default"/>
      </w:rPr>
    </w:lvl>
    <w:lvl w:ilvl="3" w:tplc="1C090001" w:tentative="1">
      <w:start w:val="1"/>
      <w:numFmt w:val="bullet"/>
      <w:lvlText w:val=""/>
      <w:lvlJc w:val="left"/>
      <w:pPr>
        <w:ind w:left="4140" w:hanging="360"/>
      </w:pPr>
      <w:rPr>
        <w:rFonts w:ascii="Symbol" w:hAnsi="Symbol" w:hint="default"/>
      </w:rPr>
    </w:lvl>
    <w:lvl w:ilvl="4" w:tplc="1C090003" w:tentative="1">
      <w:start w:val="1"/>
      <w:numFmt w:val="bullet"/>
      <w:lvlText w:val="o"/>
      <w:lvlJc w:val="left"/>
      <w:pPr>
        <w:ind w:left="4860" w:hanging="360"/>
      </w:pPr>
      <w:rPr>
        <w:rFonts w:ascii="Courier New" w:hAnsi="Courier New" w:cs="Courier New" w:hint="default"/>
      </w:rPr>
    </w:lvl>
    <w:lvl w:ilvl="5" w:tplc="1C090005" w:tentative="1">
      <w:start w:val="1"/>
      <w:numFmt w:val="bullet"/>
      <w:lvlText w:val=""/>
      <w:lvlJc w:val="left"/>
      <w:pPr>
        <w:ind w:left="5580" w:hanging="360"/>
      </w:pPr>
      <w:rPr>
        <w:rFonts w:ascii="Wingdings" w:hAnsi="Wingdings" w:hint="default"/>
      </w:rPr>
    </w:lvl>
    <w:lvl w:ilvl="6" w:tplc="1C090001" w:tentative="1">
      <w:start w:val="1"/>
      <w:numFmt w:val="bullet"/>
      <w:lvlText w:val=""/>
      <w:lvlJc w:val="left"/>
      <w:pPr>
        <w:ind w:left="6300" w:hanging="360"/>
      </w:pPr>
      <w:rPr>
        <w:rFonts w:ascii="Symbol" w:hAnsi="Symbol" w:hint="default"/>
      </w:rPr>
    </w:lvl>
    <w:lvl w:ilvl="7" w:tplc="1C090003" w:tentative="1">
      <w:start w:val="1"/>
      <w:numFmt w:val="bullet"/>
      <w:lvlText w:val="o"/>
      <w:lvlJc w:val="left"/>
      <w:pPr>
        <w:ind w:left="7020" w:hanging="360"/>
      </w:pPr>
      <w:rPr>
        <w:rFonts w:ascii="Courier New" w:hAnsi="Courier New" w:cs="Courier New" w:hint="default"/>
      </w:rPr>
    </w:lvl>
    <w:lvl w:ilvl="8" w:tplc="1C090005" w:tentative="1">
      <w:start w:val="1"/>
      <w:numFmt w:val="bullet"/>
      <w:lvlText w:val=""/>
      <w:lvlJc w:val="left"/>
      <w:pPr>
        <w:ind w:left="7740" w:hanging="360"/>
      </w:pPr>
      <w:rPr>
        <w:rFonts w:ascii="Wingdings" w:hAnsi="Wingdings" w:hint="default"/>
      </w:rPr>
    </w:lvl>
  </w:abstractNum>
  <w:abstractNum w:abstractNumId="68" w15:restartNumberingAfterBreak="0">
    <w:nsid w:val="6D745345"/>
    <w:multiLevelType w:val="hybridMultilevel"/>
    <w:tmpl w:val="7C82F920"/>
    <w:lvl w:ilvl="0" w:tplc="1C090001">
      <w:start w:val="1"/>
      <w:numFmt w:val="bullet"/>
      <w:lvlText w:val=""/>
      <w:lvlJc w:val="left"/>
      <w:pPr>
        <w:ind w:left="162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69" w15:restartNumberingAfterBreak="0">
    <w:nsid w:val="713A0D69"/>
    <w:multiLevelType w:val="multilevel"/>
    <w:tmpl w:val="450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956841"/>
    <w:multiLevelType w:val="hybridMultilevel"/>
    <w:tmpl w:val="A13E500A"/>
    <w:lvl w:ilvl="0" w:tplc="1C090001">
      <w:start w:val="1"/>
      <w:numFmt w:val="bullet"/>
      <w:lvlText w:val=""/>
      <w:lvlJc w:val="left"/>
      <w:pPr>
        <w:ind w:left="162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71" w15:restartNumberingAfterBreak="0">
    <w:nsid w:val="7BC344CF"/>
    <w:multiLevelType w:val="multilevel"/>
    <w:tmpl w:val="1D5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1E08C1"/>
    <w:multiLevelType w:val="multilevel"/>
    <w:tmpl w:val="25E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103719">
    <w:abstractNumId w:val="44"/>
  </w:num>
  <w:num w:numId="2" w16cid:durableId="525295043">
    <w:abstractNumId w:val="51"/>
  </w:num>
  <w:num w:numId="3" w16cid:durableId="1637446057">
    <w:abstractNumId w:val="50"/>
  </w:num>
  <w:num w:numId="4" w16cid:durableId="711154796">
    <w:abstractNumId w:val="4"/>
  </w:num>
  <w:num w:numId="5" w16cid:durableId="149635469">
    <w:abstractNumId w:val="14"/>
  </w:num>
  <w:num w:numId="6" w16cid:durableId="2043289291">
    <w:abstractNumId w:val="11"/>
  </w:num>
  <w:num w:numId="7" w16cid:durableId="1301618602">
    <w:abstractNumId w:val="66"/>
  </w:num>
  <w:num w:numId="8" w16cid:durableId="713848078">
    <w:abstractNumId w:val="8"/>
  </w:num>
  <w:num w:numId="9" w16cid:durableId="2044551713">
    <w:abstractNumId w:val="56"/>
  </w:num>
  <w:num w:numId="10" w16cid:durableId="1781334653">
    <w:abstractNumId w:val="36"/>
  </w:num>
  <w:num w:numId="11" w16cid:durableId="1862085962">
    <w:abstractNumId w:val="23"/>
  </w:num>
  <w:num w:numId="12" w16cid:durableId="485434858">
    <w:abstractNumId w:val="3"/>
  </w:num>
  <w:num w:numId="13" w16cid:durableId="1191335257">
    <w:abstractNumId w:val="60"/>
  </w:num>
  <w:num w:numId="14" w16cid:durableId="1484738153">
    <w:abstractNumId w:val="63"/>
  </w:num>
  <w:num w:numId="15" w16cid:durableId="450171829">
    <w:abstractNumId w:val="6"/>
  </w:num>
  <w:num w:numId="16" w16cid:durableId="301152945">
    <w:abstractNumId w:val="26"/>
  </w:num>
  <w:num w:numId="17" w16cid:durableId="1358509837">
    <w:abstractNumId w:val="20"/>
  </w:num>
  <w:num w:numId="18" w16cid:durableId="27680579">
    <w:abstractNumId w:val="9"/>
  </w:num>
  <w:num w:numId="19" w16cid:durableId="284427371">
    <w:abstractNumId w:val="38"/>
  </w:num>
  <w:num w:numId="20" w16cid:durableId="313992886">
    <w:abstractNumId w:val="27"/>
  </w:num>
  <w:num w:numId="21" w16cid:durableId="13774105">
    <w:abstractNumId w:val="1"/>
  </w:num>
  <w:num w:numId="22" w16cid:durableId="92287319">
    <w:abstractNumId w:val="12"/>
  </w:num>
  <w:num w:numId="23" w16cid:durableId="1190728720">
    <w:abstractNumId w:val="40"/>
  </w:num>
  <w:num w:numId="24" w16cid:durableId="1099446503">
    <w:abstractNumId w:val="10"/>
  </w:num>
  <w:num w:numId="25" w16cid:durableId="443958668">
    <w:abstractNumId w:val="48"/>
  </w:num>
  <w:num w:numId="26" w16cid:durableId="1931281082">
    <w:abstractNumId w:val="42"/>
  </w:num>
  <w:num w:numId="27" w16cid:durableId="1123840745">
    <w:abstractNumId w:val="15"/>
  </w:num>
  <w:num w:numId="28" w16cid:durableId="173884518">
    <w:abstractNumId w:val="53"/>
  </w:num>
  <w:num w:numId="29" w16cid:durableId="624115567">
    <w:abstractNumId w:val="59"/>
  </w:num>
  <w:num w:numId="30" w16cid:durableId="1263032246">
    <w:abstractNumId w:val="33"/>
  </w:num>
  <w:num w:numId="31" w16cid:durableId="1124273388">
    <w:abstractNumId w:val="55"/>
  </w:num>
  <w:num w:numId="32" w16cid:durableId="167260877">
    <w:abstractNumId w:val="61"/>
  </w:num>
  <w:num w:numId="33" w16cid:durableId="1811941168">
    <w:abstractNumId w:val="62"/>
  </w:num>
  <w:num w:numId="34" w16cid:durableId="538469381">
    <w:abstractNumId w:val="43"/>
  </w:num>
  <w:num w:numId="35" w16cid:durableId="1428430599">
    <w:abstractNumId w:val="0"/>
  </w:num>
  <w:num w:numId="36" w16cid:durableId="116339204">
    <w:abstractNumId w:val="71"/>
  </w:num>
  <w:num w:numId="37" w16cid:durableId="2016807591">
    <w:abstractNumId w:val="22"/>
  </w:num>
  <w:num w:numId="38" w16cid:durableId="2142964951">
    <w:abstractNumId w:val="32"/>
  </w:num>
  <w:num w:numId="39" w16cid:durableId="306281148">
    <w:abstractNumId w:val="25"/>
  </w:num>
  <w:num w:numId="40" w16cid:durableId="1037631800">
    <w:abstractNumId w:val="65"/>
  </w:num>
  <w:num w:numId="41" w16cid:durableId="994988441">
    <w:abstractNumId w:val="7"/>
  </w:num>
  <w:num w:numId="42" w16cid:durableId="747459890">
    <w:abstractNumId w:val="28"/>
  </w:num>
  <w:num w:numId="43" w16cid:durableId="1100174536">
    <w:abstractNumId w:val="37"/>
  </w:num>
  <w:num w:numId="44" w16cid:durableId="361634381">
    <w:abstractNumId w:val="24"/>
  </w:num>
  <w:num w:numId="45" w16cid:durableId="1895507356">
    <w:abstractNumId w:val="30"/>
  </w:num>
  <w:num w:numId="46" w16cid:durableId="44186204">
    <w:abstractNumId w:val="58"/>
  </w:num>
  <w:num w:numId="47" w16cid:durableId="834953433">
    <w:abstractNumId w:val="31"/>
  </w:num>
  <w:num w:numId="48" w16cid:durableId="1347096169">
    <w:abstractNumId w:val="45"/>
  </w:num>
  <w:num w:numId="49" w16cid:durableId="476411848">
    <w:abstractNumId w:val="5"/>
  </w:num>
  <w:num w:numId="50" w16cid:durableId="222372646">
    <w:abstractNumId w:val="17"/>
  </w:num>
  <w:num w:numId="51" w16cid:durableId="2115436553">
    <w:abstractNumId w:val="18"/>
  </w:num>
  <w:num w:numId="52" w16cid:durableId="851456812">
    <w:abstractNumId w:val="67"/>
  </w:num>
  <w:num w:numId="53" w16cid:durableId="68114945">
    <w:abstractNumId w:val="39"/>
  </w:num>
  <w:num w:numId="54" w16cid:durableId="1696614012">
    <w:abstractNumId w:val="16"/>
  </w:num>
  <w:num w:numId="55" w16cid:durableId="452945991">
    <w:abstractNumId w:val="41"/>
  </w:num>
  <w:num w:numId="56" w16cid:durableId="1328097443">
    <w:abstractNumId w:val="72"/>
  </w:num>
  <w:num w:numId="57" w16cid:durableId="380908811">
    <w:abstractNumId w:val="34"/>
  </w:num>
  <w:num w:numId="58" w16cid:durableId="632716145">
    <w:abstractNumId w:val="13"/>
  </w:num>
  <w:num w:numId="59" w16cid:durableId="2103062265">
    <w:abstractNumId w:val="49"/>
  </w:num>
  <w:num w:numId="60" w16cid:durableId="101649725">
    <w:abstractNumId w:val="54"/>
  </w:num>
  <w:num w:numId="61" w16cid:durableId="758211510">
    <w:abstractNumId w:val="2"/>
  </w:num>
  <w:num w:numId="62" w16cid:durableId="1996303205">
    <w:abstractNumId w:val="46"/>
  </w:num>
  <w:num w:numId="63" w16cid:durableId="716394387">
    <w:abstractNumId w:val="35"/>
  </w:num>
  <w:num w:numId="64" w16cid:durableId="1170872209">
    <w:abstractNumId w:val="57"/>
  </w:num>
  <w:num w:numId="65" w16cid:durableId="151801771">
    <w:abstractNumId w:val="29"/>
  </w:num>
  <w:num w:numId="66" w16cid:durableId="1664310055">
    <w:abstractNumId w:val="69"/>
  </w:num>
  <w:num w:numId="67" w16cid:durableId="1048842778">
    <w:abstractNumId w:val="21"/>
  </w:num>
  <w:num w:numId="68" w16cid:durableId="1717700400">
    <w:abstractNumId w:val="68"/>
  </w:num>
  <w:num w:numId="69" w16cid:durableId="731737707">
    <w:abstractNumId w:val="64"/>
  </w:num>
  <w:num w:numId="70" w16cid:durableId="128283082">
    <w:abstractNumId w:val="19"/>
  </w:num>
  <w:num w:numId="71" w16cid:durableId="1267498150">
    <w:abstractNumId w:val="47"/>
  </w:num>
  <w:num w:numId="72" w16cid:durableId="1382048237">
    <w:abstractNumId w:val="70"/>
  </w:num>
  <w:num w:numId="73" w16cid:durableId="991064310">
    <w:abstractNumId w:val="5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fiso Mokhele">
    <w15:presenceInfo w15:providerId="Windows Live" w15:userId="8c5b68e7e5c273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CC"/>
    <w:rsid w:val="00051652"/>
    <w:rsid w:val="000718F8"/>
    <w:rsid w:val="0009546C"/>
    <w:rsid w:val="000C04FE"/>
    <w:rsid w:val="000F452A"/>
    <w:rsid w:val="00101BCA"/>
    <w:rsid w:val="00103F75"/>
    <w:rsid w:val="00126B16"/>
    <w:rsid w:val="001B13D6"/>
    <w:rsid w:val="002022EA"/>
    <w:rsid w:val="00273944"/>
    <w:rsid w:val="002919F7"/>
    <w:rsid w:val="0029394E"/>
    <w:rsid w:val="002C409A"/>
    <w:rsid w:val="002D4C7A"/>
    <w:rsid w:val="002F02A7"/>
    <w:rsid w:val="003024BA"/>
    <w:rsid w:val="003145B0"/>
    <w:rsid w:val="0033442B"/>
    <w:rsid w:val="00384D1F"/>
    <w:rsid w:val="004104C9"/>
    <w:rsid w:val="0043033A"/>
    <w:rsid w:val="004351BD"/>
    <w:rsid w:val="00442791"/>
    <w:rsid w:val="00445649"/>
    <w:rsid w:val="00470E73"/>
    <w:rsid w:val="00481443"/>
    <w:rsid w:val="004F72FD"/>
    <w:rsid w:val="00515197"/>
    <w:rsid w:val="00556CCB"/>
    <w:rsid w:val="00593292"/>
    <w:rsid w:val="005C3D27"/>
    <w:rsid w:val="005F5891"/>
    <w:rsid w:val="00644C8B"/>
    <w:rsid w:val="006535DD"/>
    <w:rsid w:val="006805E9"/>
    <w:rsid w:val="00680ECF"/>
    <w:rsid w:val="0068495F"/>
    <w:rsid w:val="006879FE"/>
    <w:rsid w:val="006C2268"/>
    <w:rsid w:val="006D19FA"/>
    <w:rsid w:val="006E3964"/>
    <w:rsid w:val="006F1A46"/>
    <w:rsid w:val="0073622A"/>
    <w:rsid w:val="00772CB3"/>
    <w:rsid w:val="007B2EDF"/>
    <w:rsid w:val="007C31C2"/>
    <w:rsid w:val="008158BA"/>
    <w:rsid w:val="008318ED"/>
    <w:rsid w:val="00835357"/>
    <w:rsid w:val="0083696D"/>
    <w:rsid w:val="008C0228"/>
    <w:rsid w:val="008E5A00"/>
    <w:rsid w:val="00980ACC"/>
    <w:rsid w:val="009A2526"/>
    <w:rsid w:val="009D743A"/>
    <w:rsid w:val="00A246F5"/>
    <w:rsid w:val="00A53575"/>
    <w:rsid w:val="00AA0B06"/>
    <w:rsid w:val="00AB636B"/>
    <w:rsid w:val="00AC6A59"/>
    <w:rsid w:val="00AF742A"/>
    <w:rsid w:val="00B12AF5"/>
    <w:rsid w:val="00B32A37"/>
    <w:rsid w:val="00B35F90"/>
    <w:rsid w:val="00B5293F"/>
    <w:rsid w:val="00B87B0D"/>
    <w:rsid w:val="00B9637A"/>
    <w:rsid w:val="00BA355C"/>
    <w:rsid w:val="00BB5CBB"/>
    <w:rsid w:val="00BD1F32"/>
    <w:rsid w:val="00BE1A15"/>
    <w:rsid w:val="00BE6C9F"/>
    <w:rsid w:val="00C06491"/>
    <w:rsid w:val="00C14B2B"/>
    <w:rsid w:val="00C65291"/>
    <w:rsid w:val="00C82C50"/>
    <w:rsid w:val="00CB095E"/>
    <w:rsid w:val="00CD65B8"/>
    <w:rsid w:val="00CE0F01"/>
    <w:rsid w:val="00CF1FE4"/>
    <w:rsid w:val="00D626AF"/>
    <w:rsid w:val="00D66BDE"/>
    <w:rsid w:val="00D76D0B"/>
    <w:rsid w:val="00D84B89"/>
    <w:rsid w:val="00D923DB"/>
    <w:rsid w:val="00DD1DE4"/>
    <w:rsid w:val="00DF2A66"/>
    <w:rsid w:val="00E03CBC"/>
    <w:rsid w:val="00E07369"/>
    <w:rsid w:val="00E347E2"/>
    <w:rsid w:val="00E91BFE"/>
    <w:rsid w:val="00EF561D"/>
    <w:rsid w:val="00F01F11"/>
    <w:rsid w:val="00F300B9"/>
    <w:rsid w:val="00F723C6"/>
    <w:rsid w:val="00F73D2B"/>
    <w:rsid w:val="00F93206"/>
    <w:rsid w:val="00FA2E10"/>
    <w:rsid w:val="00FA4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BD57F"/>
  <w15:chartTrackingRefBased/>
  <w15:docId w15:val="{1567594A-9755-C049-BA12-664D6562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0ACC"/>
    <w:pPr>
      <w:tabs>
        <w:tab w:val="center" w:pos="4680"/>
        <w:tab w:val="right" w:pos="9360"/>
      </w:tabs>
    </w:pPr>
  </w:style>
  <w:style w:type="character" w:customStyle="1" w:styleId="HeaderChar">
    <w:name w:val="Header Char"/>
    <w:basedOn w:val="DefaultParagraphFont"/>
    <w:link w:val="Header"/>
    <w:uiPriority w:val="99"/>
    <w:rsid w:val="00980ACC"/>
  </w:style>
  <w:style w:type="paragraph" w:styleId="Footer">
    <w:name w:val="footer"/>
    <w:basedOn w:val="Normal"/>
    <w:link w:val="FooterChar"/>
    <w:uiPriority w:val="99"/>
    <w:unhideWhenUsed/>
    <w:rsid w:val="00980ACC"/>
    <w:pPr>
      <w:tabs>
        <w:tab w:val="center" w:pos="4680"/>
        <w:tab w:val="right" w:pos="9360"/>
      </w:tabs>
    </w:pPr>
  </w:style>
  <w:style w:type="character" w:customStyle="1" w:styleId="FooterChar">
    <w:name w:val="Footer Char"/>
    <w:basedOn w:val="DefaultParagraphFont"/>
    <w:link w:val="Footer"/>
    <w:uiPriority w:val="99"/>
    <w:rsid w:val="00980ACC"/>
  </w:style>
  <w:style w:type="paragraph" w:styleId="NormalWeb">
    <w:name w:val="Normal (Web)"/>
    <w:basedOn w:val="Normal"/>
    <w:uiPriority w:val="99"/>
    <w:unhideWhenUsed/>
    <w:rsid w:val="00980ACC"/>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980A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35DD"/>
  </w:style>
  <w:style w:type="paragraph" w:styleId="Revision">
    <w:name w:val="Revision"/>
    <w:hidden/>
    <w:uiPriority w:val="99"/>
    <w:semiHidden/>
    <w:rsid w:val="006535DD"/>
  </w:style>
  <w:style w:type="table" w:styleId="GridTable5Dark-Accent1">
    <w:name w:val="Grid Table 5 Dark Accent 1"/>
    <w:basedOn w:val="TableNormal"/>
    <w:uiPriority w:val="50"/>
    <w:rsid w:val="002F02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2F02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ListParagraph">
    <w:name w:val="List Paragraph"/>
    <w:basedOn w:val="Normal"/>
    <w:uiPriority w:val="34"/>
    <w:qFormat/>
    <w:rsid w:val="00680ECF"/>
    <w:pPr>
      <w:ind w:left="720"/>
      <w:contextualSpacing/>
    </w:pPr>
  </w:style>
  <w:style w:type="character" w:styleId="Strong">
    <w:name w:val="Strong"/>
    <w:basedOn w:val="DefaultParagraphFont"/>
    <w:uiPriority w:val="22"/>
    <w:qFormat/>
    <w:rsid w:val="006E3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083512">
      <w:bodyDiv w:val="1"/>
      <w:marLeft w:val="0"/>
      <w:marRight w:val="0"/>
      <w:marTop w:val="0"/>
      <w:marBottom w:val="0"/>
      <w:divBdr>
        <w:top w:val="none" w:sz="0" w:space="0" w:color="auto"/>
        <w:left w:val="none" w:sz="0" w:space="0" w:color="auto"/>
        <w:bottom w:val="none" w:sz="0" w:space="0" w:color="auto"/>
        <w:right w:val="none" w:sz="0" w:space="0" w:color="auto"/>
      </w:divBdr>
    </w:div>
    <w:div w:id="1297371989">
      <w:bodyDiv w:val="1"/>
      <w:marLeft w:val="0"/>
      <w:marRight w:val="0"/>
      <w:marTop w:val="0"/>
      <w:marBottom w:val="0"/>
      <w:divBdr>
        <w:top w:val="none" w:sz="0" w:space="0" w:color="auto"/>
        <w:left w:val="none" w:sz="0" w:space="0" w:color="auto"/>
        <w:bottom w:val="none" w:sz="0" w:space="0" w:color="auto"/>
        <w:right w:val="none" w:sz="0" w:space="0" w:color="auto"/>
      </w:divBdr>
    </w:div>
    <w:div w:id="1700083247">
      <w:bodyDiv w:val="1"/>
      <w:marLeft w:val="0"/>
      <w:marRight w:val="0"/>
      <w:marTop w:val="0"/>
      <w:marBottom w:val="0"/>
      <w:divBdr>
        <w:top w:val="none" w:sz="0" w:space="0" w:color="auto"/>
        <w:left w:val="none" w:sz="0" w:space="0" w:color="auto"/>
        <w:bottom w:val="none" w:sz="0" w:space="0" w:color="auto"/>
        <w:right w:val="none" w:sz="0" w:space="0" w:color="auto"/>
      </w:divBdr>
    </w:div>
    <w:div w:id="1919249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7.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1344E-1ABE-8E4D-8829-F4C706633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TotalTime>
  <Pages>22</Pages>
  <Words>3813</Words>
  <Characters>21738</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 Lundell</dc:creator>
  <cp:keywords/>
  <dc:description/>
  <cp:lastModifiedBy>Sifiso Mokhele</cp:lastModifiedBy>
  <cp:revision>17</cp:revision>
  <dcterms:created xsi:type="dcterms:W3CDTF">2026-04-02T12:12:00Z</dcterms:created>
  <dcterms:modified xsi:type="dcterms:W3CDTF">2026-04-11T09:13:00Z</dcterms:modified>
</cp:coreProperties>
</file>